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3 – Solutions</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3 and 4</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1.  Tulip Production</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3 – The Production Function (marginal product, diminishing returns)</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To compute the marginal product of fertilizer we use </w:t>
      </w:r>
      <m:oMath>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F</m:t>
            </m:r>
          </m:sub>
        </m:sSub>
        <m:r>
          <w:rPr>
            <w:rFonts w:ascii="Cambria Math" w:hAnsi="Cambria Math"/>
          </w:rPr>
          <m:t xml:space="preserve">=</m:t>
        </m:r>
        <m:f>
          <m:fPr>
            <m:ctrlPr>
              <w:rPr>
                <w:rFonts w:ascii="Cambria Math" w:hAnsi="Cambria Math"/>
                <w:i/>
              </w:rPr>
            </m:ctrlPr>
          </m:fPr>
          <m:num>
            <m:r>
              <m:rPr>
                <m:sty m:val="p"/>
              </m:rPr>
              <w:rPr>
                <w:rFonts w:ascii="Cambria Math" w:hAnsi="Cambria Math"/>
              </w:rPr>
              <m:t xml:space="preserve">Δ</m:t>
            </m:r>
            <m:r>
              <w:rPr>
                <w:rFonts w:ascii="Cambria Math" w:hAnsi="Cambria Math"/>
              </w:rPr>
              <m:t xml:space="preserve">Q</m:t>
            </m:r>
          </m:num>
          <m:den>
            <m:r>
              <m:rPr>
                <m:sty m:val="p"/>
              </m:rPr>
              <w:rPr>
                <w:rFonts w:ascii="Cambria Math" w:hAnsi="Cambria Math"/>
              </w:rPr>
              <m:t xml:space="preserve">Δ</m:t>
            </m:r>
            <m:r>
              <w:rPr>
                <w:rFonts w:ascii="Cambria Math" w:hAnsi="Cambria Math"/>
              </w:rPr>
              <m:t xml:space="preserve">F</m:t>
            </m:r>
          </m:den>
        </m:f>
      </m:oMath>
      <w:r>
        <w:rPr>
          <w:rFonts w:ascii="Calibri" w:hAnsi="Calibri" w:eastAsia="Calibri" w:cs="Calibri"/>
          <w:b w:val="0"/>
          <w:i w:val="0"/>
          <w:u w:val="none"/>
        </w:rPr>
        <w:t xml:space="preserve">, where </w:t>
      </w:r>
      <w:r>
        <w:rPr>
          <w:rFonts w:ascii="Calibri" w:hAnsi="Calibri" w:eastAsia="Calibri" w:cs="Calibri"/>
          <w:b w:val="0"/>
          <w:i/>
          <w:u w:val="none"/>
        </w:rPr>
        <w:t>F</w:t>
      </w:r>
      <w:r>
        <w:rPr>
          <w:rFonts w:ascii="Calibri" w:hAnsi="Calibri" w:eastAsia="Calibri" w:cs="Calibri"/>
          <w:b w:val="0"/>
          <w:i w:val="0"/>
          <w:u w:val="none"/>
        </w:rPr>
        <w:t xml:space="preserve"> refers to fertilizer. </w:t>
      </w:r>
      <w:del w:id="900" w:author="Claude (proposed)" w:date="2026-09-06T00:00:00Z">
        <w:r>
          <w:rPr>
            <w:rFonts w:ascii="Calibri" w:hAnsi="Calibri" w:eastAsia="Calibri" w:cs="Calibri"/>
            <w:b w:val="0"/>
            <w:i w:val="0"/>
            <w:u w:val="none"/>
          </w:rPr>
          <w:delText>The table gives the marginal product at each quantity, entered at the initial point of each step, and the figure below plots it.</w:delText>
        </w:r>
      </w:del>
      <w:ins w:id="901" w:author="Claude (proposed)" w:date="2026-09-06T00:00:00Z">
        <w:r>
          <w:rPr>
            <w:rFonts w:ascii="Calibri" w:hAnsi="Calibri" w:eastAsia="Calibri" w:cs="Calibri"/>
            <w:b w:val="0"/>
            <w:i w:val="0"/>
            <w:u w:val="none"/>
          </w:rPr>
          <w:t>The marginal-product column corresponds to the step from the initial fertilizer level to the next. The figure below plots it at the mid-point of these intervals.</w:t>
        </w:r>
      </w:ins>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944"/>
        <w:gridCol w:w="1944"/>
        <w:gridCol w:w="1656"/>
      </w:tblGrid>
      <w:tr>
        <w:trPr>
          <w:cantSplit/>
        </w:trPr>
        <w:tc>
          <w:tcPr>
            <w:tcW w:type="dxa" w:w="1944"/>
            <w:shd w:val="clear" w:color="auto" w:fill="0B2B4E"/>
            <w:tcMar>
              <w:top w:w="50" w:type="dxa"/>
              <w:start w:w="72" w:type="dxa"/>
              <w:bottom w:w="50" w:type="dxa"/>
              <w:end w:w="72" w:type="dxa"/>
            </w:tcMar>
            <w:vAlign w:val="center"/>
          </w:tcPr>
          <w:p>
            <w:pPr>
              <w:keepNext/>
              <w:spacing w:before="0" w:after="0"/>
              <w:jc w:val="center"/>
              <w:rPr>
                <w:sz w:val="20"/>
                <w:szCs w:val="20"/>
              </w:rPr>
            </w:pPr>
            <w:r>
              <w:rPr>
                <w:rFonts w:ascii="Calibri" w:hAnsi="Calibri" w:eastAsia="Calibri" w:cs="Calibri"/>
                <w:b/>
                <w:i w:val="0"/>
                <w:color w:val="FFFFFF"/>
                <w:sz w:val="20"/>
                <w:u w:val="none"/>
              </w:rPr>
              <w:t>Tons of fertilizer per month</w:t>
            </w:r>
          </w:p>
        </w:tc>
        <w:tc>
          <w:tcPr>
            <w:tcW w:type="dxa" w:w="1944"/>
            <w:shd w:val="clear" w:color="auto" w:fill="0B2B4E"/>
            <w:tcMar>
              <w:top w:w="50" w:type="dxa"/>
              <w:start w:w="72" w:type="dxa"/>
              <w:bottom w:w="50" w:type="dxa"/>
              <w:end w:w="72" w:type="dxa"/>
            </w:tcMar>
            <w:vAlign w:val="center"/>
          </w:tcPr>
          <w:p>
            <w:pPr>
              <w:keepNext/>
              <w:spacing w:before="0" w:after="0"/>
              <w:jc w:val="center"/>
              <w:rPr>
                <w:sz w:val="20"/>
                <w:szCs w:val="20"/>
              </w:rPr>
            </w:pPr>
            <w:r>
              <w:rPr>
                <w:rFonts w:ascii="Calibri" w:hAnsi="Calibri" w:eastAsia="Calibri" w:cs="Calibri"/>
                <w:b/>
                <w:i w:val="0"/>
                <w:color w:val="FFFFFF"/>
                <w:sz w:val="20"/>
                <w:u w:val="none"/>
              </w:rPr>
              <w:t>Number of tulips per month</w:t>
            </w:r>
          </w:p>
        </w:tc>
        <w:tc>
          <w:tcPr>
            <w:tcW w:type="dxa" w:w="1656"/>
            <w:shd w:val="clear" w:color="auto" w:fill="0B2B4E"/>
            <w:tcMar>
              <w:top w:w="50" w:type="dxa"/>
              <w:start w:w="72" w:type="dxa"/>
              <w:bottom w:w="50" w:type="dxa"/>
              <w:end w:w="72" w:type="dxa"/>
            </w:tcMar>
            <w:vAlign w:val="center"/>
          </w:tcPr>
          <w:p>
            <w:pPr>
              <w:keepNext/>
              <w:spacing w:before="0" w:after="0"/>
              <w:jc w:val="center"/>
              <w:rPr>
                <w:sz w:val="20"/>
                <w:szCs w:val="20"/>
              </w:rPr>
            </w:pPr>
            <w:r>
              <w:rPr>
                <w:rFonts w:ascii="Calibri" w:hAnsi="Calibri" w:eastAsia="Calibri" w:cs="Calibri"/>
                <w:b/>
                <w:i w:val="0"/>
                <w:color w:val="FFFFFF"/>
                <w:sz w:val="20"/>
                <w:u w:val="none"/>
              </w:rPr>
              <w:t>Marginal product</w:t>
            </w:r>
          </w:p>
        </w:tc>
      </w:tr>
      <w:tr>
        <w:trPr>
          <w:cantSplit/>
          <w:trHeight w:hRule="atLeast" w:val="261"/>
        </w:trPr>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0</w:t>
            </w:r>
          </w:p>
        </w:tc>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0</w:t>
            </w:r>
          </w:p>
        </w:tc>
        <w:tc>
          <w:tcPr>
            <w:tcW w:type="dxa" w:w="1656"/>
            <w:shd w:val="clear" w:color="auto" w:fill="FFFFFF"/>
            <w:tcMar>
              <w:top w:w="0" w:type="dxa"/>
              <w:start w:w="72" w:type="dxa"/>
              <w:bottom w:w="0" w:type="dxa"/>
              <w:end w:w="72" w:type="dxa"/>
            </w:tcMar>
            <w:vAlign w:val="center"/>
          </w:tcPr>
          <w:p>
            <w:pPr>
              <w:keepNext/>
              <w:spacing w:before="0" w:after="0"/>
              <w:jc w:val="center"/>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1"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1" name="fade 3001"/>
                  <wp:cNvGraphicFramePr/>
                  <a:graphic>
                    <a:graphicData uri="http://schemas.microsoft.com/office/word/2010/wordprocessingShape">
                      <wps:wsp>
                        <wps:cNvSpPr/>
                        <wps:spPr bwMode="auto">
                          <a:xfrm>
                            <a:off x="0" y="0"/>
                            <a:ext cx="1051560" cy="331826"/>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500</w:t>
            </w:r>
          </w:p>
        </w:tc>
      </w:tr>
      <w:tr>
        <w:trPr>
          <w:cantSplit/>
          <w:trHeight w:hRule="atLeast" w:val="261"/>
        </w:trPr>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1</w:t>
            </w:r>
          </w:p>
        </w:tc>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500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2"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2" name="fade 3002"/>
                  <wp:cNvGraphicFramePr/>
                  <a:graphic>
                    <a:graphicData uri="http://schemas.microsoft.com/office/word/2010/wordprocessingShape">
                      <wps:wsp>
                        <wps:cNvSpPr/>
                        <wps:spPr bwMode="auto">
                          <a:xfrm>
                            <a:off x="0" y="0"/>
                            <a:ext cx="1051560" cy="331826"/>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600</w:t>
            </w:r>
          </w:p>
        </w:tc>
      </w:tr>
      <w:tr>
        <w:trPr>
          <w:cantSplit/>
          <w:trHeight w:hRule="atLeast" w:val="261"/>
        </w:trPr>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2</w:t>
            </w:r>
          </w:p>
        </w:tc>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1,100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3"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3" name="fade 3003"/>
                  <wp:cNvGraphicFramePr/>
                  <a:graphic>
                    <a:graphicData uri="http://schemas.microsoft.com/office/word/2010/wordprocessingShape">
                      <wps:wsp>
                        <wps:cNvSpPr/>
                        <wps:spPr bwMode="auto">
                          <a:xfrm>
                            <a:off x="0" y="0"/>
                            <a:ext cx="1051560" cy="331826"/>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600</w:t>
            </w:r>
          </w:p>
        </w:tc>
      </w:tr>
      <w:tr>
        <w:trPr>
          <w:cantSplit/>
          <w:trHeight w:hRule="atLeast" w:val="261"/>
        </w:trPr>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3</w:t>
            </w:r>
          </w:p>
        </w:tc>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1,700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4"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4" name="fade 3004"/>
                  <wp:cNvGraphicFramePr/>
                  <a:graphic>
                    <a:graphicData uri="http://schemas.microsoft.com/office/word/2010/wordprocessingShape">
                      <wps:wsp>
                        <wps:cNvSpPr/>
                        <wps:spPr bwMode="auto">
                          <a:xfrm>
                            <a:off x="0" y="0"/>
                            <a:ext cx="1051560" cy="331826"/>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500</w:t>
            </w:r>
          </w:p>
        </w:tc>
      </w:tr>
      <w:tr>
        <w:trPr>
          <w:cantSplit/>
          <w:trHeight w:hRule="atLeast" w:val="261"/>
        </w:trPr>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4</w:t>
            </w:r>
          </w:p>
        </w:tc>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2,200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5"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5" name="fade 3005"/>
                  <wp:cNvGraphicFramePr/>
                  <a:graphic>
                    <a:graphicData uri="http://schemas.microsoft.com/office/word/2010/wordprocessingShape">
                      <wps:wsp>
                        <wps:cNvSpPr/>
                        <wps:spPr bwMode="auto">
                          <a:xfrm>
                            <a:off x="0" y="0"/>
                            <a:ext cx="1051560" cy="331826"/>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300</w:t>
            </w:r>
          </w:p>
        </w:tc>
      </w:tr>
      <w:tr>
        <w:trPr>
          <w:cantSplit/>
          <w:trHeight w:hRule="atLeast" w:val="261"/>
        </w:trPr>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5</w:t>
            </w:r>
          </w:p>
        </w:tc>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2,500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6"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6" name="fade 3006"/>
                  <wp:cNvGraphicFramePr/>
                  <a:graphic>
                    <a:graphicData uri="http://schemas.microsoft.com/office/word/2010/wordprocessingShape">
                      <wps:wsp>
                        <wps:cNvSpPr/>
                        <wps:spPr bwMode="auto">
                          <a:xfrm>
                            <a:off x="0" y="0"/>
                            <a:ext cx="1051560" cy="331826"/>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100</w:t>
            </w:r>
          </w:p>
        </w:tc>
      </w:tr>
      <w:tr>
        <w:trPr>
          <w:cantSplit/>
          <w:trHeight w:hRule="atLeast" w:val="261"/>
        </w:trPr>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6</w:t>
            </w:r>
          </w:p>
        </w:tc>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2,600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7"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7" name="fade 3007"/>
                  <wp:cNvGraphicFramePr/>
                  <a:graphic>
                    <a:graphicData uri="http://schemas.microsoft.com/office/word/2010/wordprocessingShape">
                      <wps:wsp>
                        <wps:cNvSpPr/>
                        <wps:spPr bwMode="auto">
                          <a:xfrm>
                            <a:off x="0" y="0"/>
                            <a:ext cx="1051560" cy="331826"/>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−100</w:t>
            </w:r>
          </w:p>
        </w:tc>
      </w:tr>
      <w:tr>
        <w:trPr>
          <w:cantSplit/>
          <w:trHeight w:hRule="atLeast" w:val="261"/>
        </w:trPr>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7</w:t>
            </w:r>
          </w:p>
        </w:tc>
        <w:tc>
          <w:tcPr>
            <w:tcW w:type="dxa" w:w="1944"/>
            <w:vMerge w:val="restart"/>
            <w:shd w:val="clear" w:color="auto" w:fill="FDF6E6"/>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2,500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keepNext/>
              <w:spacing w:before="0" w:after="0" w:line="240" w:lineRule="auto"/>
              <w:rPr>
                <w:sz w:val="20"/>
                <w:szCs w:val="20"/>
              </w:rPr>
            </w:pPr>
          </w:p>
        </w:tc>
        <w:tc>
          <w:tcPr>
            <w:tcW w:type="dxa" w:w="3120"/>
            <w:vMerge/>
            <w:tcMar>
              <w:top w:w="0" w:type="dxa"/>
              <w:start w:w="72" w:type="dxa"/>
              <w:bottom w:w="0" w:type="dxa"/>
              <w:end w:w="72" w:type="dxa"/>
            </w:tcMar>
          </w:tcPr>
          <w:p>
            <w:pPr>
              <w:keepNext/>
              <w:spacing w:before="0" w:after="0" w:line="240" w:lineRule="auto"/>
              <w:rPr>
                <w:sz w:val="20"/>
                <w:szCs w:val="20"/>
              </w:rPr>
            </w:pPr>
          </w:p>
        </w:tc>
        <w:tc>
          <w:tcPr>
            <w:tcW w:type="dxa" w:w="1656"/>
            <w:vMerge w:val="restart"/>
            <w:shd w:val="clear" w:color="auto" w:fill="auto"/>
            <w:tcMar>
              <w:top w:w="0" w:type="dxa"/>
              <w:start w:w="72" w:type="dxa"/>
              <w:bottom w:w="0" w:type="dxa"/>
              <w:end w:w="72" w:type="dxa"/>
            </w:tcMar>
            <w:vAlign w:val="center"/>
          </w:tcPr>
          <w:p>
            <w:pPr>
              <w:keepNext/>
              <w:spacing w:before="0" w:after="0"/>
              <w:jc w:val="center"/>
              <w:rPr>
                <w:sz w:val="20"/>
                <w:szCs w:val="20"/>
              </w:rPr>
            </w:pPr>
            <w:r>
              <w:drawing xmlns:a="http://schemas.openxmlformats.org/drawingml/2006/main">
                <wp:anchor distT="0" distB="0" distL="0" distR="0" simplePos="0" relativeHeight="251653008" behindDoc="1" locked="0" layoutInCell="1" allowOverlap="1">
                  <wp:simplePos x="0" y="0"/>
                  <wp:positionH relativeFrom="column">
                    <wp:posOffset>-45720</wp:posOffset>
                  </wp:positionH>
                  <wp:positionV relativeFrom="paragraph">
                    <wp:posOffset>-88443</wp:posOffset>
                  </wp:positionV>
                  <wp:extent cx="1051560" cy="331826"/>
                  <wp:effectExtent l="0" t="0" r="0" b="0"/>
                  <wp:wrapNone/>
                  <wp:docPr id="3008" name="fade 3008"/>
                  <wp:cNvGraphicFramePr/>
                  <a:graphic>
                    <a:graphicData uri="http://schemas.microsoft.com/office/word/2010/wordprocessingShape">
                      <wps:wsp>
                        <wps:cNvSpPr/>
                        <wps:spPr bwMode="auto">
                          <a:xfrm>
                            <a:off x="0" y="0"/>
                            <a:ext cx="1051560" cy="331826"/>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20"/>
                <w:u w:val="none"/>
              </w:rPr>
              <w:t>−500</w:t>
            </w:r>
          </w:p>
        </w:tc>
      </w:tr>
      <w:tr>
        <w:trPr>
          <w:cantSplit/>
          <w:trHeight w:hRule="atLeast" w:val="261"/>
        </w:trPr>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8</w:t>
            </w:r>
          </w:p>
        </w:tc>
        <w:tc>
          <w:tcPr>
            <w:tcW w:type="dxa" w:w="1944"/>
            <w:vMerge w:val="restart"/>
            <w:shd w:val="clear" w:color="auto" w:fill="FFFFFF"/>
            <w:tcMar>
              <w:top w:w="0" w:type="dxa"/>
              <w:start w:w="72" w:type="dxa"/>
              <w:bottom w:w="0" w:type="dxa"/>
              <w:end w:w="72" w:type="dxa"/>
            </w:tcMar>
            <w:vAlign w:val="center"/>
          </w:tcPr>
          <w:p>
            <w:pPr>
              <w:keepNext/>
              <w:spacing w:before="0" w:after="0"/>
              <w:jc w:val="center"/>
              <w:rPr>
                <w:sz w:val="20"/>
                <w:szCs w:val="20"/>
              </w:rPr>
            </w:pPr>
            <w:r>
              <w:rPr>
                <w:rFonts w:ascii="Calibri" w:hAnsi="Calibri" w:eastAsia="Calibri" w:cs="Calibri"/>
                <w:b w:val="0"/>
                <w:i w:val="0"/>
                <w:color w:val="0B2B4E"/>
                <w:sz w:val="20"/>
                <w:u w:val="none"/>
              </w:rPr>
              <w:t>2,000</w:t>
            </w:r>
          </w:p>
        </w:tc>
        <w:tc>
          <w:tcPr>
            <w:tcW w:type="dxa" w:w="3120"/>
            <w:vMerge/>
            <w:tcMar>
              <w:top w:w="0" w:type="dxa"/>
              <w:start w:w="72" w:type="dxa"/>
              <w:bottom w:w="0" w:type="dxa"/>
              <w:end w:w="72" w:type="dxa"/>
            </w:tcMar>
          </w:tcPr>
          <w:p>
            <w:pPr>
              <w:keepNext/>
              <w:spacing w:before="0" w:after="0" w:line="240" w:lineRule="auto"/>
              <w:rPr>
                <w:sz w:val="20"/>
                <w:szCs w:val="20"/>
              </w:rPr>
            </w:pPr>
          </w:p>
        </w:tc>
      </w:tr>
      <w:tr>
        <w:trPr>
          <w:cantSplit/>
          <w:trHeight w:hRule="atLeast" w:val="261"/>
        </w:trPr>
        <w:tc>
          <w:tcPr>
            <w:tcW w:type="dxa" w:w="3120"/>
            <w:vMerge/>
            <w:tcMar>
              <w:top w:w="0" w:type="dxa"/>
              <w:start w:w="72" w:type="dxa"/>
              <w:bottom w:w="0" w:type="dxa"/>
              <w:end w:w="72" w:type="dxa"/>
            </w:tcMar>
          </w:tcPr>
          <w:p>
            <w:pPr>
              <w:spacing w:before="0" w:after="0" w:line="240" w:lineRule="auto"/>
              <w:rPr>
                <w:sz w:val="20"/>
                <w:szCs w:val="20"/>
              </w:rPr>
            </w:pPr>
          </w:p>
        </w:tc>
        <w:tc>
          <w:tcPr>
            <w:tcW w:type="dxa" w:w="3120"/>
            <w:vMerge/>
            <w:tcMar>
              <w:top w:w="0" w:type="dxa"/>
              <w:start w:w="72" w:type="dxa"/>
              <w:bottom w:w="0" w:type="dxa"/>
              <w:end w:w="72" w:type="dxa"/>
            </w:tcMar>
          </w:tcPr>
          <w:p>
            <w:pPr>
              <w:spacing w:before="0" w:after="0" w:line="240" w:lineRule="auto"/>
              <w:rPr>
                <w:sz w:val="20"/>
                <w:szCs w:val="20"/>
              </w:rPr>
            </w:pPr>
          </w:p>
        </w:tc>
        <w:tc>
          <w:tcPr>
            <w:tcW w:type="dxa" w:w="1656"/>
            <w:shd w:val="clear" w:color="auto" w:fill="FFFFFF"/>
            <w:tcMar>
              <w:top w:w="0" w:type="dxa"/>
              <w:start w:w="72" w:type="dxa"/>
              <w:bottom w:w="0" w:type="dxa"/>
              <w:end w:w="72" w:type="dxa"/>
            </w:tcMar>
            <w:vAlign w:val="center"/>
          </w:tcPr>
          <w:p>
            <w:pPr>
              <w:spacing w:before="0" w:after="0"/>
              <w:jc w:val="center"/>
              <w:rPr>
                <w:sz w:val="20"/>
                <w:szCs w:val="20"/>
              </w:rPr>
            </w:pPr>
          </w:p>
        </w:tc>
      </w:tr>
    </w:tbl>
    <w:p>
      <w:pPr>
        <w:spacing w:before="200" w:after="40"/>
        <w:jc w:val="center"/>
      </w:pPr>
      <w:r>
        <w:drawing xmlns:a="http://schemas.openxmlformats.org/drawingml/2006/main">
          <wp:inline distT="0" distB="0" distL="0" distR="0">
            <wp:extent cx="4793329" cy="2980944"/>
            <wp:effectExtent l="0" t="0" r="0" b="0"/>
            <wp:docPr id="101" name="1(a) - marginal product of fertilizer"/>
            <wp:cNvGraphicFramePr/>
            <a:graphic>
              <a:graphicData uri="http://schemas.microsoft.com/office/word/2010/wordprocessingGroup">
                <wpg:wgp>
                  <wpg:cNvGrpSpPr/>
                  <wpg:grpSpPr>
                    <a:xfrm>
                      <a:off x="0" y="0"/>
                      <a:ext cx="4793329" cy="2980944"/>
                      <a:chOff x="448882" y="192024"/>
                      <a:chExt cx="4793329" cy="2980944"/>
                    </a:xfrm>
                  </wpg:grpSpPr>
                  <wps:wsp>
                    <wps:cNvPr id="2" name="x-axis"/>
                    <wps:cNvSpPr/>
                    <wps:spPr>
                      <a:xfrm>
                        <a:off x="841248" y="2926080"/>
                        <a:ext cx="4096512" cy="1"/>
                      </a:xfrm>
                      <a:prstGeom prst="line">
                        <a:avLst/>
                      </a:prstGeom>
                      <a:noFill/>
                      <a:ln w="15875" cap="rnd">
                        <a:solidFill>
                          <a:srgbClr val="0B2B4E"/>
                        </a:solidFill>
                        <a:round/>
                        <a:tailEnd type="triangle" w="med" len="med"/>
                      </a:ln>
                    </wps:spPr>
                    <wps:bodyPr/>
                  </wps:wsp>
                  <wps:wsp>
                    <wps:cNvPr id="3" name="y-axis"/>
                    <wps:cNvSpPr/>
                    <wps:spPr>
                      <a:xfrm flipV="1">
                        <a:off x="841248" y="292608"/>
                        <a:ext cx="1" cy="2633472"/>
                      </a:xfrm>
                      <a:prstGeom prst="line">
                        <a:avLst/>
                      </a:prstGeom>
                      <a:noFill/>
                      <a:ln w="15875" cap="rnd">
                        <a:solidFill>
                          <a:srgbClr val="0B2B4E"/>
                        </a:solidFill>
                        <a:round/>
                        <a:tailEnd type="triangle" w="med" len="med"/>
                      </a:ln>
                    </wps:spPr>
                    <wps:bodyPr/>
                  </wps:wsp>
                  <wps:wsp>
                    <wps:cNvPr id="4" name="y-axis title"/>
                    <wps:cNvSpPr txBox="1"/>
                    <wps:spPr>
                      <a:xfrm>
                        <a:off x="498920" y="192024"/>
                        <a:ext cx="269176"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MP</w:t>
                          </w:r>
                        </w:p>
                      </w:txbxContent>
                    </wps:txbx>
                    <wps:bodyPr rot="0" spcFirstLastPara="0" vertOverflow="overflow" horzOverflow="overflow" vert="horz" wrap="square" lIns="0" tIns="0" rIns="0" bIns="0" anchor="ctr" anchorCtr="0">
                      <a:noAutofit/>
                    </wps:bodyPr>
                  </wps:wsp>
                  <wps:wsp>
                    <wps:cNvPr id="5" name="x-axis title"/>
                    <wps:cNvSpPr txBox="1"/>
                    <wps:spPr>
                      <a:xfrm>
                        <a:off x="4633309" y="2971800"/>
                        <a:ext cx="60890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Fertilizer</w:t>
                          </w:r>
                        </w:p>
                      </w:txbxContent>
                    </wps:txbx>
                    <wps:bodyPr rot="0" spcFirstLastPara="0" vertOverflow="overflow" horzOverflow="overflow" vert="horz" wrap="square" lIns="0" tIns="0" rIns="0" bIns="0" anchor="ctr" anchorCtr="0">
                      <a:noAutofit/>
                    </wps:bodyPr>
                  </wps:wsp>
                  <wps:wsp>
                    <wps:cNvPr id="6" name="gridline"/>
                    <wps:cNvSpPr/>
                    <wps:spPr>
                      <a:xfrm>
                        <a:off x="841248" y="2736166"/>
                        <a:ext cx="3931920" cy="1"/>
                      </a:xfrm>
                      <a:prstGeom prst="line">
                        <a:avLst/>
                      </a:prstGeom>
                      <a:noFill/>
                      <a:ln w="9525" cap="rnd">
                        <a:solidFill>
                          <a:srgbClr val="C8CDD3"/>
                        </a:solidFill>
                        <a:prstDash val="dash"/>
                        <a:round/>
                      </a:ln>
                    </wps:spPr>
                    <wps:bodyPr/>
                  </wps:wsp>
                  <wps:wsp>
                    <wps:cNvPr id="7" name="gridline"/>
                    <wps:cNvSpPr/>
                    <wps:spPr>
                      <a:xfrm>
                        <a:off x="841248" y="2261382"/>
                        <a:ext cx="3931920" cy="1"/>
                      </a:xfrm>
                      <a:prstGeom prst="line">
                        <a:avLst/>
                      </a:prstGeom>
                      <a:noFill/>
                      <a:ln w="9525" cap="rnd">
                        <a:solidFill>
                          <a:srgbClr val="C8CDD3"/>
                        </a:solidFill>
                        <a:prstDash val="dash"/>
                        <a:round/>
                      </a:ln>
                    </wps:spPr>
                    <wps:bodyPr/>
                  </wps:wsp>
                  <wps:wsp>
                    <wps:cNvPr id="8" name="gridline"/>
                    <wps:cNvSpPr/>
                    <wps:spPr>
                      <a:xfrm>
                        <a:off x="841248" y="1311812"/>
                        <a:ext cx="3931920" cy="1"/>
                      </a:xfrm>
                      <a:prstGeom prst="line">
                        <a:avLst/>
                      </a:prstGeom>
                      <a:noFill/>
                      <a:ln w="9525" cap="rnd">
                        <a:solidFill>
                          <a:srgbClr val="C8CDD3"/>
                        </a:solidFill>
                        <a:prstDash val="dash"/>
                        <a:round/>
                      </a:ln>
                    </wps:spPr>
                    <wps:bodyPr/>
                  </wps:wsp>
                  <wps:wsp>
                    <wps:cNvPr id="9" name="gridline"/>
                    <wps:cNvSpPr/>
                    <wps:spPr>
                      <a:xfrm>
                        <a:off x="841248" y="837028"/>
                        <a:ext cx="3931920" cy="1"/>
                      </a:xfrm>
                      <a:prstGeom prst="line">
                        <a:avLst/>
                      </a:prstGeom>
                      <a:noFill/>
                      <a:ln w="9525" cap="rnd">
                        <a:solidFill>
                          <a:srgbClr val="C8CDD3"/>
                        </a:solidFill>
                        <a:prstDash val="dash"/>
                        <a:round/>
                      </a:ln>
                    </wps:spPr>
                    <wps:bodyPr/>
                  </wps:wsp>
                  <wps:wsp>
                    <wps:cNvPr id="10" name="y tick"/>
                    <wps:cNvSpPr txBox="1"/>
                    <wps:spPr>
                      <a:xfrm>
                        <a:off x="448882" y="2635582"/>
                        <a:ext cx="319214"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−500</w:t>
                          </w:r>
                        </w:p>
                      </w:txbxContent>
                    </wps:txbx>
                    <wps:bodyPr rot="0" spcFirstLastPara="0" vertOverflow="overflow" horzOverflow="overflow" vert="horz" wrap="square" lIns="0" tIns="0" rIns="0" bIns="0" anchor="ctr" anchorCtr="0">
                      <a:noAutofit/>
                    </wps:bodyPr>
                  </wps:wsp>
                  <wps:wsp>
                    <wps:cNvPr id="11" name="y tick"/>
                    <wps:cNvSpPr txBox="1"/>
                    <wps:spPr>
                      <a:xfrm>
                        <a:off x="448882" y="2160798"/>
                        <a:ext cx="319214"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−250</w:t>
                          </w:r>
                        </w:p>
                      </w:txbxContent>
                    </wps:txbx>
                    <wps:bodyPr rot="0" spcFirstLastPara="0" vertOverflow="overflow" horzOverflow="overflow" vert="horz" wrap="square" lIns="0" tIns="0" rIns="0" bIns="0" anchor="ctr" anchorCtr="0">
                      <a:noAutofit/>
                    </wps:bodyPr>
                  </wps:wsp>
                  <wps:wsp>
                    <wps:cNvPr id="12" name="y tick"/>
                    <wps:cNvSpPr txBox="1"/>
                    <wps:spPr>
                      <a:xfrm>
                        <a:off x="633032" y="1686013"/>
                        <a:ext cx="135064"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0</w:t>
                          </w:r>
                        </w:p>
                      </w:txbxContent>
                    </wps:txbx>
                    <wps:bodyPr rot="0" spcFirstLastPara="0" vertOverflow="overflow" horzOverflow="overflow" vert="horz" wrap="square" lIns="0" tIns="0" rIns="0" bIns="0" anchor="ctr" anchorCtr="0">
                      <a:noAutofit/>
                    </wps:bodyPr>
                  </wps:wsp>
                  <wps:wsp>
                    <wps:cNvPr id="13" name="y tick"/>
                    <wps:cNvSpPr txBox="1"/>
                    <wps:spPr>
                      <a:xfrm>
                        <a:off x="509206" y="1211228"/>
                        <a:ext cx="258890"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250</w:t>
                          </w:r>
                        </w:p>
                      </w:txbxContent>
                    </wps:txbx>
                    <wps:bodyPr rot="0" spcFirstLastPara="0" vertOverflow="overflow" horzOverflow="overflow" vert="horz" wrap="square" lIns="0" tIns="0" rIns="0" bIns="0" anchor="ctr" anchorCtr="0">
                      <a:noAutofit/>
                    </wps:bodyPr>
                  </wps:wsp>
                  <wps:wsp>
                    <wps:cNvPr id="14" name="y tick"/>
                    <wps:cNvSpPr txBox="1"/>
                    <wps:spPr>
                      <a:xfrm>
                        <a:off x="509206" y="736444"/>
                        <a:ext cx="258890"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500</w:t>
                          </w:r>
                        </w:p>
                      </w:txbxContent>
                    </wps:txbx>
                    <wps:bodyPr rot="0" spcFirstLastPara="0" vertOverflow="overflow" horzOverflow="overflow" vert="horz" wrap="square" lIns="0" tIns="0" rIns="0" bIns="0" anchor="ctr" anchorCtr="0">
                      <a:noAutofit/>
                    </wps:bodyPr>
                  </wps:wsp>
                  <wps:wsp>
                    <wps:cNvPr id="15" name="zero"/>
                    <wps:cNvSpPr/>
                    <wps:spPr>
                      <a:xfrm>
                        <a:off x="841248" y="1786597"/>
                        <a:ext cx="3931920" cy="1"/>
                      </a:xfrm>
                      <a:prstGeom prst="line">
                        <a:avLst/>
                      </a:prstGeom>
                      <a:noFill/>
                      <a:ln w="12700" cap="rnd">
                        <a:solidFill>
                          <a:srgbClr val="555B66"/>
                        </a:solidFill>
                        <a:round/>
                      </a:ln>
                    </wps:spPr>
                    <wps:bodyPr/>
                  </wps:wsp>
                  <wps:wsp>
                    <wps:cNvPr id="16" name="x tick"/>
                    <wps:cNvSpPr txBox="1"/>
                    <wps:spPr>
                      <a:xfrm>
                        <a:off x="773716"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0</w:t>
                          </w:r>
                        </w:p>
                      </w:txbxContent>
                    </wps:txbx>
                    <wps:bodyPr rot="0" spcFirstLastPara="0" vertOverflow="overflow" horzOverflow="overflow" vert="horz" wrap="square" lIns="0" tIns="0" rIns="0" bIns="0" anchor="ctr" anchorCtr="0">
                      <a:noAutofit/>
                    </wps:bodyPr>
                  </wps:wsp>
                  <wps:wsp>
                    <wps:cNvPr id="17" name="x tick"/>
                    <wps:cNvSpPr txBox="1"/>
                    <wps:spPr>
                      <a:xfrm>
                        <a:off x="1220525"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1</w:t>
                          </w:r>
                        </w:p>
                      </w:txbxContent>
                    </wps:txbx>
                    <wps:bodyPr rot="0" spcFirstLastPara="0" vertOverflow="overflow" horzOverflow="overflow" vert="horz" wrap="square" lIns="0" tIns="0" rIns="0" bIns="0" anchor="ctr" anchorCtr="0">
                      <a:noAutofit/>
                    </wps:bodyPr>
                  </wps:wsp>
                  <wps:wsp>
                    <wps:cNvPr id="18" name="x tick"/>
                    <wps:cNvSpPr txBox="1"/>
                    <wps:spPr>
                      <a:xfrm>
                        <a:off x="1667334"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2</w:t>
                          </w:r>
                        </w:p>
                      </w:txbxContent>
                    </wps:txbx>
                    <wps:bodyPr rot="0" spcFirstLastPara="0" vertOverflow="overflow" horzOverflow="overflow" vert="horz" wrap="square" lIns="0" tIns="0" rIns="0" bIns="0" anchor="ctr" anchorCtr="0">
                      <a:noAutofit/>
                    </wps:bodyPr>
                  </wps:wsp>
                  <wps:wsp>
                    <wps:cNvPr id="19" name="x tick"/>
                    <wps:cNvSpPr txBox="1"/>
                    <wps:spPr>
                      <a:xfrm>
                        <a:off x="2114143"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3</w:t>
                          </w:r>
                        </w:p>
                      </w:txbxContent>
                    </wps:txbx>
                    <wps:bodyPr rot="0" spcFirstLastPara="0" vertOverflow="overflow" horzOverflow="overflow" vert="horz" wrap="square" lIns="0" tIns="0" rIns="0" bIns="0" anchor="ctr" anchorCtr="0">
                      <a:noAutofit/>
                    </wps:bodyPr>
                  </wps:wsp>
                  <wps:wsp>
                    <wps:cNvPr id="20" name="x tick"/>
                    <wps:cNvSpPr txBox="1"/>
                    <wps:spPr>
                      <a:xfrm>
                        <a:off x="2560952"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4</w:t>
                          </w:r>
                        </w:p>
                      </w:txbxContent>
                    </wps:txbx>
                    <wps:bodyPr rot="0" spcFirstLastPara="0" vertOverflow="overflow" horzOverflow="overflow" vert="horz" wrap="square" lIns="0" tIns="0" rIns="0" bIns="0" anchor="ctr" anchorCtr="0">
                      <a:noAutofit/>
                    </wps:bodyPr>
                  </wps:wsp>
                  <wps:wsp>
                    <wps:cNvPr id="21" name="x tick"/>
                    <wps:cNvSpPr txBox="1"/>
                    <wps:spPr>
                      <a:xfrm>
                        <a:off x="3007761"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5</w:t>
                          </w:r>
                        </w:p>
                      </w:txbxContent>
                    </wps:txbx>
                    <wps:bodyPr rot="0" spcFirstLastPara="0" vertOverflow="overflow" horzOverflow="overflow" vert="horz" wrap="square" lIns="0" tIns="0" rIns="0" bIns="0" anchor="ctr" anchorCtr="0">
                      <a:noAutofit/>
                    </wps:bodyPr>
                  </wps:wsp>
                  <wps:wsp>
                    <wps:cNvPr id="22" name="x tick"/>
                    <wps:cNvSpPr txBox="1"/>
                    <wps:spPr>
                      <a:xfrm>
                        <a:off x="3454570"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6</w:t>
                          </w:r>
                        </w:p>
                      </w:txbxContent>
                    </wps:txbx>
                    <wps:bodyPr rot="0" spcFirstLastPara="0" vertOverflow="overflow" horzOverflow="overflow" vert="horz" wrap="square" lIns="0" tIns="0" rIns="0" bIns="0" anchor="ctr" anchorCtr="0">
                      <a:noAutofit/>
                    </wps:bodyPr>
                  </wps:wsp>
                  <wps:wsp>
                    <wps:cNvPr id="23" name="x tick"/>
                    <wps:cNvSpPr txBox="1"/>
                    <wps:spPr>
                      <a:xfrm>
                        <a:off x="3901379"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7</w:t>
                          </w:r>
                        </w:p>
                      </w:txbxContent>
                    </wps:txbx>
                    <wps:bodyPr rot="0" spcFirstLastPara="0" vertOverflow="overflow" horzOverflow="overflow" vert="horz" wrap="square" lIns="0" tIns="0" rIns="0" bIns="0" anchor="ctr" anchorCtr="0">
                      <a:noAutofit/>
                    </wps:bodyPr>
                  </wps:wsp>
                  <wps:wsp>
                    <wps:cNvPr id="24" name="x tick"/>
                    <wps:cNvSpPr txBox="1"/>
                    <wps:spPr>
                      <a:xfrm>
                        <a:off x="4348188" y="297180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8</w:t>
                          </w:r>
                        </w:p>
                      </w:txbxContent>
                    </wps:txbx>
                    <wps:bodyPr rot="0" spcFirstLastPara="0" vertOverflow="overflow" horzOverflow="overflow" vert="horz" wrap="square" lIns="0" tIns="0" rIns="0" bIns="0" anchor="ctr" anchorCtr="0">
                      <a:noAutofit/>
                    </wps:bodyPr>
                  </wps:wsp>
                  <wps:wsp>
                    <wps:cNvPr id="25" name="MP"/>
                    <wps:cNvSpPr/>
                    <wps:spPr>
                      <a:xfrm>
                        <a:off x="1064653" y="647114"/>
                        <a:ext cx="3127664" cy="2089052"/>
                      </a:xfrm>
                      <a:custGeom>
                        <a:avLst/>
                        <a:gdLst/>
                        <a:ahLst/>
                        <a:cxnLst/>
                        <a:rect l="0" t="0" r="3127664" b="2089052"/>
                        <a:pathLst>
                          <a:path w="3127664" h="2089052">
                            <a:moveTo>
                              <a:pt x="0" y="189914"/>
                            </a:moveTo>
                            <a:lnTo>
                              <a:pt x="446809" y="0"/>
                            </a:lnTo>
                            <a:lnTo>
                              <a:pt x="893618" y="0"/>
                            </a:lnTo>
                            <a:lnTo>
                              <a:pt x="1340427" y="189914"/>
                            </a:lnTo>
                            <a:lnTo>
                              <a:pt x="1787237" y="569741"/>
                            </a:lnTo>
                            <a:lnTo>
                              <a:pt x="2234046" y="949569"/>
                            </a:lnTo>
                            <a:lnTo>
                              <a:pt x="2680855" y="1329397"/>
                            </a:lnTo>
                            <a:lnTo>
                              <a:pt x="3127664" y="2089052"/>
                            </a:lnTo>
                          </a:path>
                        </a:pathLst>
                      </a:custGeom>
                      <a:noFill/>
                      <a:ln w="25400" cap="rnd">
                        <a:solidFill>
                          <a:srgbClr val="0B2B4E"/>
                        </a:solidFill>
                        <a:round/>
                      </a:ln>
                    </wps:spPr>
                    <wps:bodyPr/>
                  </wps:wsp>
                  <wps:wsp>
                    <wps:cNvPr id="26" name="obs"/>
                    <wps:cNvSpPr/>
                    <wps:spPr>
                      <a:xfrm>
                        <a:off x="1032649" y="805024"/>
                        <a:ext cx="64008" cy="64008"/>
                      </a:xfrm>
                      <a:prstGeom prst="ellipse">
                        <a:avLst/>
                      </a:prstGeom>
                      <a:solidFill>
                        <a:srgbClr val="0B2B4E"/>
                      </a:solidFill>
                      <a:ln>
                        <a:noFill/>
                      </a:ln>
                    </wps:spPr>
                    <wps:bodyPr/>
                  </wps:wsp>
                  <wps:wsp>
                    <wps:cNvPr id="27" name="obs"/>
                    <wps:cNvSpPr/>
                    <wps:spPr>
                      <a:xfrm>
                        <a:off x="1479458" y="615110"/>
                        <a:ext cx="64008" cy="64008"/>
                      </a:xfrm>
                      <a:prstGeom prst="ellipse">
                        <a:avLst/>
                      </a:prstGeom>
                      <a:solidFill>
                        <a:srgbClr val="0B2B4E"/>
                      </a:solidFill>
                      <a:ln>
                        <a:noFill/>
                      </a:ln>
                    </wps:spPr>
                    <wps:bodyPr/>
                  </wps:wsp>
                  <wps:wsp>
                    <wps:cNvPr id="28" name="obs"/>
                    <wps:cNvSpPr/>
                    <wps:spPr>
                      <a:xfrm>
                        <a:off x="1926267" y="615110"/>
                        <a:ext cx="64008" cy="64008"/>
                      </a:xfrm>
                      <a:prstGeom prst="ellipse">
                        <a:avLst/>
                      </a:prstGeom>
                      <a:solidFill>
                        <a:srgbClr val="0B2B4E"/>
                      </a:solidFill>
                      <a:ln>
                        <a:noFill/>
                      </a:ln>
                    </wps:spPr>
                    <wps:bodyPr/>
                  </wps:wsp>
                  <wps:wsp>
                    <wps:cNvPr id="29" name="obs"/>
                    <wps:cNvSpPr/>
                    <wps:spPr>
                      <a:xfrm>
                        <a:off x="2373076" y="805024"/>
                        <a:ext cx="64008" cy="64008"/>
                      </a:xfrm>
                      <a:prstGeom prst="ellipse">
                        <a:avLst/>
                      </a:prstGeom>
                      <a:solidFill>
                        <a:srgbClr val="0B2B4E"/>
                      </a:solidFill>
                      <a:ln>
                        <a:noFill/>
                      </a:ln>
                    </wps:spPr>
                    <wps:bodyPr/>
                  </wps:wsp>
                  <wps:wsp>
                    <wps:cNvPr id="30" name="obs"/>
                    <wps:cNvSpPr/>
                    <wps:spPr>
                      <a:xfrm>
                        <a:off x="2819885" y="1184851"/>
                        <a:ext cx="64008" cy="64008"/>
                      </a:xfrm>
                      <a:prstGeom prst="ellipse">
                        <a:avLst/>
                      </a:prstGeom>
                      <a:solidFill>
                        <a:srgbClr val="0B2B4E"/>
                      </a:solidFill>
                      <a:ln>
                        <a:noFill/>
                      </a:ln>
                    </wps:spPr>
                    <wps:bodyPr/>
                  </wps:wsp>
                  <wps:wsp>
                    <wps:cNvPr id="31" name="obs"/>
                    <wps:cNvSpPr/>
                    <wps:spPr>
                      <a:xfrm>
                        <a:off x="3266694" y="1564679"/>
                        <a:ext cx="64008" cy="64008"/>
                      </a:xfrm>
                      <a:prstGeom prst="ellipse">
                        <a:avLst/>
                      </a:prstGeom>
                      <a:solidFill>
                        <a:srgbClr val="0B2B4E"/>
                      </a:solidFill>
                      <a:ln>
                        <a:noFill/>
                      </a:ln>
                    </wps:spPr>
                    <wps:bodyPr/>
                  </wps:wsp>
                  <wps:wsp>
                    <wps:cNvPr id="32" name="obs"/>
                    <wps:cNvSpPr/>
                    <wps:spPr>
                      <a:xfrm>
                        <a:off x="3713503" y="1944507"/>
                        <a:ext cx="64008" cy="64008"/>
                      </a:xfrm>
                      <a:prstGeom prst="ellipse">
                        <a:avLst/>
                      </a:prstGeom>
                      <a:solidFill>
                        <a:srgbClr val="0B2B4E"/>
                      </a:solidFill>
                      <a:ln>
                        <a:noFill/>
                      </a:ln>
                    </wps:spPr>
                    <wps:bodyPr/>
                  </wps:wsp>
                  <wps:wsp>
                    <wps:cNvPr id="33" name="obs"/>
                    <wps:cNvSpPr/>
                    <wps:spPr>
                      <a:xfrm>
                        <a:off x="4160312" y="2704162"/>
                        <a:ext cx="64008" cy="64008"/>
                      </a:xfrm>
                      <a:prstGeom prst="ellipse">
                        <a:avLst/>
                      </a:prstGeom>
                      <a:solidFill>
                        <a:srgbClr val="0B2B4E"/>
                      </a:solidFill>
                      <a:ln>
                        <a:noFill/>
                      </a:ln>
                    </wps:spPr>
                    <wps:bodyPr/>
                  </wps:wsp>
                </wpg:wgp>
              </a:graphicData>
            </a:graphic>
          </wp:inline>
        </w:drawing>
      </w:r>
    </w:p>
    <w:p>
      <w:pPr>
        <w:spacing w:before="40" w:after="200"/>
        <w:jc w:val="center"/>
      </w:pPr>
      <w:r>
        <w:rPr>
          <w:rFonts w:ascii="Calibri" w:hAnsi="Calibri" w:eastAsia="Calibri" w:cs="Calibri"/>
          <w:b w:val="0"/>
          <w:i/>
          <w:color w:val="555B66"/>
          <w:sz w:val="18"/>
          <w:u w:val="none"/>
        </w:rPr>
        <w:t>Marginal product of fertilizer, plotted at the mid-point of each interval. It rises to 600, then falls, and turns negative beyond 6 tons.</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Yes. As we move beyond 2 tons, the marginal return to fertilizer is decreasing. (It is also fine to say “as we start producing the 3rd ton”, since production of the 3rd ton starts as soon as we move beyond the initial point of 2 tons.)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(2 points)  </w:t>
      </w:r>
      <w:r>
        <w:rPr>
          <w:rFonts w:ascii="Calibri" w:hAnsi="Calibri" w:eastAsia="Calibri" w:cs="Calibri"/>
          <w:b w:val="0"/>
          <w:i w:val="0"/>
          <w:u w:val="none"/>
        </w:rPr>
        <w:t>No. From 6 to 8 tons, total output decreases as more fertilizer is added.</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Sludge Production</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3 – Long Run: The Optimal Input Mix (bang-for-the-buck rule)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When optimizing its input mix to produce a fixed output quantity, the firm should divide each input’s marginal product by that input’s price and choose inputs so that these ratios are equal:</w:t>
      </w:r>
    </w:p>
    <w:p>
      <w:pPr>
        <w:spacing w:before="60" w:after="100"/>
      </w:pPr>
      <m:oMathPara>
        <m:oMath>
          <m:f>
            <m:fPr>
              <m:ctrlPr>
                <w:rPr>
                  <w:rFonts w:ascii="Cambria Math" w:hAnsi="Cambria Math"/>
                  <w:i/>
                </w:rPr>
              </m:ctrlPr>
            </m:fPr>
            <m:num>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L</m:t>
                  </m:r>
                </m:sub>
              </m:sSub>
            </m:num>
            <m:den>
              <m:r>
                <w:rPr>
                  <w:rFonts w:ascii="Cambria Math" w:hAnsi="Cambria Math"/>
                </w:rPr>
                <m:t xml:space="preserve">w</m:t>
              </m:r>
            </m:den>
          </m:f>
          <m:r>
            <w:rPr>
              <w:rFonts w:ascii="Cambria Math" w:hAnsi="Cambria Math"/>
            </w:rPr>
            <m:t xml:space="preserve">=</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K</m:t>
                  </m:r>
                </m:sub>
              </m:sSub>
            </m:num>
            <m:den>
              <m:sSub>
                <m:sSubPr>
                  <m:ctrlPr>
                    <w:rPr>
                      <w:rFonts w:ascii="Cambria Math" w:hAnsi="Cambria Math"/>
                      <w:i/>
                    </w:rPr>
                  </m:ctrlPr>
                </m:sSubPr>
                <m:e>
                  <m:r>
                    <w:rPr>
                      <w:rFonts w:ascii="Cambria Math" w:hAnsi="Cambria Math"/>
                    </w:rPr>
                    <m:t xml:space="preserve">p</m:t>
                  </m:r>
                </m:e>
                <m:sub>
                  <m:r>
                    <w:rPr>
                      <w:rFonts w:ascii="Cambria Math" w:hAnsi="Cambria Math"/>
                    </w:rPr>
                    <m:t xml:space="preserve">K</m:t>
                  </m:r>
                </m:sub>
              </m:sSub>
            </m:den>
          </m:f>
        </m:oMath>
      </m:oMathPara>
    </w:p>
    <w:p>
      <w:pPr>
        <w:spacing w:before="0" w:after="180"/>
        <w:jc w:val="both"/>
      </w:pPr>
      <w:r>
        <w:rPr>
          <w:rFonts w:ascii="Calibri" w:hAnsi="Calibri" w:eastAsia="Calibri" w:cs="Calibri"/>
          <w:b w:val="0"/>
          <w:i w:val="0"/>
          <w:u w:val="none"/>
        </w:rPr>
        <w:t xml:space="preserve">Here </w:t>
      </w:r>
      <m:oMath>
        <m:f>
          <m:fPr>
            <m:ctrlPr>
              <w:rPr>
                <w:rFonts w:ascii="Cambria Math" w:hAnsi="Cambria Math"/>
                <w:i/>
              </w:rPr>
            </m:ctrlPr>
          </m:fPr>
          <m:num>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L</m:t>
                </m:r>
              </m:sub>
            </m:sSub>
          </m:num>
          <m:den>
            <m:r>
              <w:rPr>
                <w:rFonts w:ascii="Cambria Math" w:hAnsi="Cambria Math"/>
              </w:rPr>
              <m:t xml:space="preserve">w</m:t>
            </m:r>
          </m:den>
        </m:f>
        <m:r>
          <w:rPr>
            <w:rFonts w:ascii="Cambria Math" w:hAnsi="Cambria Math"/>
          </w:rPr>
          <m:t xml:space="preserve">=</m:t>
        </m:r>
        <m:f>
          <m:fPr>
            <m:ctrlPr>
              <w:rPr>
                <w:rFonts w:ascii="Cambria Math" w:hAnsi="Cambria Math"/>
                <w:i/>
              </w:rPr>
            </m:ctrlPr>
          </m:fPr>
          <m:num>
            <m:r>
              <w:rPr>
                <w:rFonts w:ascii="Cambria Math" w:hAnsi="Cambria Math"/>
              </w:rPr>
              <m:t xml:space="preserve">50</m:t>
            </m:r>
          </m:num>
          <m:den>
            <m:r>
              <w:rPr>
                <w:rFonts w:ascii="Cambria Math" w:hAnsi="Cambria Math"/>
              </w:rPr>
              <m:t xml:space="preserve">200</m:t>
            </m:r>
          </m:den>
        </m:f>
        <m:r>
          <w:rPr>
            <w:rFonts w:ascii="Cambria Math" w:hAnsi="Cambria Math"/>
          </w:rPr>
          <m:t xml:space="preserve">=</m:t>
        </m:r>
        <m:r>
          <w:rPr>
            <w:rFonts w:ascii="Cambria Math" w:hAnsi="Cambria Math"/>
          </w:rPr>
          <m:t xml:space="preserve">0.25</m:t>
        </m:r>
      </m:oMath>
      <w:r>
        <w:rPr>
          <w:rFonts w:ascii="Calibri" w:hAnsi="Calibri" w:eastAsia="Calibri" w:cs="Calibri"/>
          <w:b w:val="0"/>
          <w:i w:val="0"/>
          <w:u w:val="none"/>
        </w:rPr>
        <w:t xml:space="preserve"> while </w:t>
      </w:r>
      <m:oMath>
        <m:f>
          <m:fPr>
            <m:ctrlPr>
              <w:rPr>
                <w:rFonts w:ascii="Cambria Math" w:hAnsi="Cambria Math"/>
                <w:i/>
              </w:rPr>
            </m:ctrlPr>
          </m:fPr>
          <m:num>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K</m:t>
                </m:r>
              </m:sub>
            </m:sSub>
          </m:num>
          <m:den>
            <m:sSub>
              <m:sSubPr>
                <m:ctrlPr>
                  <w:rPr>
                    <w:rFonts w:ascii="Cambria Math" w:hAnsi="Cambria Math"/>
                    <w:i/>
                  </w:rPr>
                </m:ctrlPr>
              </m:sSubPr>
              <m:e>
                <m:r>
                  <w:rPr>
                    <w:rFonts w:ascii="Cambria Math" w:hAnsi="Cambria Math"/>
                  </w:rPr>
                  <m:t xml:space="preserve">p</m:t>
                </m:r>
              </m:e>
              <m:sub>
                <m:r>
                  <w:rPr>
                    <w:rFonts w:ascii="Cambria Math" w:hAnsi="Cambria Math"/>
                  </w:rPr>
                  <m:t xml:space="preserve">K</m:t>
                </m:r>
              </m:sub>
            </m:sSub>
          </m:den>
        </m:f>
        <m:r>
          <w:rPr>
            <w:rFonts w:ascii="Cambria Math" w:hAnsi="Cambria Math"/>
          </w:rPr>
          <m:t xml:space="preserve">=</m:t>
        </m:r>
        <m:f>
          <m:fPr>
            <m:ctrlPr>
              <w:rPr>
                <w:rFonts w:ascii="Cambria Math" w:hAnsi="Cambria Math"/>
                <w:i/>
              </w:rPr>
            </m:ctrlPr>
          </m:fPr>
          <m:num>
            <m:r>
              <w:rPr>
                <w:rFonts w:ascii="Cambria Math" w:hAnsi="Cambria Math"/>
              </w:rPr>
              <m:t xml:space="preserve">200</m:t>
            </m:r>
          </m:num>
          <m:den>
            <m:r>
              <w:rPr>
                <w:rFonts w:ascii="Cambria Math" w:hAnsi="Cambria Math"/>
              </w:rPr>
              <m:t xml:space="preserve">1000</m:t>
            </m:r>
          </m:den>
        </m:f>
        <m:r>
          <w:rPr>
            <w:rFonts w:ascii="Cambria Math" w:hAnsi="Cambria Math"/>
          </w:rPr>
          <m:t xml:space="preserve">=</m:t>
        </m:r>
        <m:r>
          <w:rPr>
            <w:rFonts w:ascii="Cambria Math" w:hAnsi="Cambria Math"/>
          </w:rPr>
          <m:t xml:space="preserve">0.20</m:t>
        </m:r>
      </m:oMath>
      <w:r>
        <w:rPr>
          <w:rFonts w:ascii="Calibri" w:hAnsi="Calibri" w:eastAsia="Calibri" w:cs="Calibri"/>
          <w:b w:val="0"/>
          <w:i w:val="0"/>
          <w:u w:val="none"/>
        </w:rPr>
        <w:t xml:space="preserve">, so the firm is </w:t>
      </w:r>
      <w:r>
        <w:rPr>
          <w:rFonts w:ascii="Calibri" w:hAnsi="Calibri" w:eastAsia="Calibri" w:cs="Calibri"/>
          <w:b w:val="0"/>
          <w:i/>
          <w:u w:val="none"/>
        </w:rPr>
        <w:t>not</w:t>
      </w:r>
      <w:r>
        <w:rPr>
          <w:rFonts w:ascii="Calibri" w:hAnsi="Calibri" w:eastAsia="Calibri" w:cs="Calibri"/>
          <w:b w:val="0"/>
          <w:i w:val="0"/>
          <w:u w:val="none"/>
        </w:rPr>
        <w:t xml:space="preserve"> minimizing costs.</w:t>
      </w:r>
    </w:p>
    <w:p>
      <w:pPr>
        <w:spacing w:before="80" w:after="160"/>
      </w:pPr>
      <m:oMathPara>
        <m:oMath>
          <m:f>
            <m:fPr>
              <m:ctrlPr>
                <w:rPr>
                  <w:rFonts w:ascii="Cambria Math" w:hAnsi="Cambria Math"/>
                  <w:color w:val="C00000"/>
                  <w:i/>
                </w:rPr>
              </m:ctrlPr>
            </m:fPr>
            <m:num>
              <m:sSub>
                <m:sSubPr>
                  <m:ctrlPr>
                    <w:rPr>
                      <w:rFonts w:ascii="Cambria Math" w:hAnsi="Cambria Math"/>
                      <w:color w:val="C00000"/>
                      <w:i/>
                    </w:rPr>
                  </m:ctrlPr>
                </m:sSubPr>
                <m:e>
                  <m:r>
                    <m:rPr>
                      <m:sty m:val="p"/>
                    </m:rPr>
                    <w:rPr>
                      <w:rFonts w:ascii="Cambria Math" w:hAnsi="Cambria Math"/>
                      <w:color w:val="C00000"/>
                    </w:rPr>
                    <m:t xml:space="preserve">MP</m:t>
                  </m:r>
                </m:e>
                <m:sub>
                  <m:r>
                    <w:rPr>
                      <w:rFonts w:ascii="Cambria Math" w:hAnsi="Cambria Math"/>
                      <w:color w:val="C00000"/>
                    </w:rPr>
                    <m:t xml:space="preserve">L</m:t>
                  </m:r>
                </m:sub>
              </m:sSub>
            </m:num>
            <m:den>
              <m:r>
                <w:rPr>
                  <w:rFonts w:ascii="Cambria Math" w:hAnsi="Cambria Math"/>
                  <w:color w:val="C00000"/>
                </w:rPr>
                <m:t xml:space="preserve">w</m:t>
              </m:r>
            </m:den>
          </m:f>
          <m:r>
            <w:rPr>
              <w:rFonts w:ascii="Cambria Math" w:hAnsi="Cambria Math"/>
              <w:color w:val="C00000"/>
            </w:rPr>
            <m:t xml:space="preserve">=</m:t>
          </m:r>
          <m:r>
            <w:rPr>
              <w:rFonts w:ascii="Cambria Math" w:hAnsi="Cambria Math"/>
              <w:color w:val="C00000"/>
            </w:rPr>
            <m:t xml:space="preserve">0.25</m:t>
          </m:r>
          <m:r>
            <w:rPr>
              <w:rFonts w:ascii="Cambria Math" w:hAnsi="Cambria Math"/>
              <w:color w:val="C00000"/>
            </w:rPr>
            <m:t xml:space="preserve">  &gt;  </m:t>
          </m:r>
          <m:f>
            <m:fPr>
              <m:ctrlPr>
                <w:rPr>
                  <w:rFonts w:ascii="Cambria Math" w:hAnsi="Cambria Math"/>
                  <w:color w:val="C00000"/>
                  <w:i/>
                </w:rPr>
              </m:ctrlPr>
            </m:fPr>
            <m:num>
              <m:sSub>
                <m:sSubPr>
                  <m:ctrlPr>
                    <w:rPr>
                      <w:rFonts w:ascii="Cambria Math" w:hAnsi="Cambria Math"/>
                      <w:color w:val="C00000"/>
                      <w:i/>
                    </w:rPr>
                  </m:ctrlPr>
                </m:sSubPr>
                <m:e>
                  <m:r>
                    <m:rPr>
                      <m:sty m:val="p"/>
                    </m:rPr>
                    <w:rPr>
                      <w:rFonts w:ascii="Cambria Math" w:hAnsi="Cambria Math"/>
                      <w:color w:val="C00000"/>
                    </w:rPr>
                    <m:t xml:space="preserve">MP</m:t>
                  </m:r>
                </m:e>
                <m:sub>
                  <m:r>
                    <w:rPr>
                      <w:rFonts w:ascii="Cambria Math" w:hAnsi="Cambria Math"/>
                      <w:color w:val="C00000"/>
                    </w:rPr>
                    <m:t xml:space="preserve">K</m:t>
                  </m:r>
                </m:sub>
              </m:sSub>
            </m:num>
            <m:den>
              <m:sSub>
                <m:sSubPr>
                  <m:ctrlPr>
                    <w:rPr>
                      <w:rFonts w:ascii="Cambria Math" w:hAnsi="Cambria Math"/>
                      <w:color w:val="C00000"/>
                      <w:i/>
                    </w:rPr>
                  </m:ctrlPr>
                </m:sSubPr>
                <m:e>
                  <m:r>
                    <w:rPr>
                      <w:rFonts w:ascii="Cambria Math" w:hAnsi="Cambria Math"/>
                      <w:color w:val="C00000"/>
                    </w:rPr>
                    <m:t xml:space="preserve">p</m:t>
                  </m:r>
                </m:e>
                <m:sub>
                  <m:r>
                    <w:rPr>
                      <w:rFonts w:ascii="Cambria Math" w:hAnsi="Cambria Math"/>
                      <w:color w:val="C00000"/>
                    </w:rPr>
                    <m:t xml:space="preserve">K</m:t>
                  </m:r>
                </m:sub>
              </m:sSub>
            </m:den>
          </m:f>
          <m:r>
            <w:rPr>
              <w:rFonts w:ascii="Cambria Math" w:hAnsi="Cambria Math"/>
              <w:color w:val="C00000"/>
            </w:rPr>
            <m:t xml:space="preserve">=</m:t>
          </m:r>
          <m:r>
            <w:rPr>
              <w:rFonts w:ascii="Cambria Math" w:hAnsi="Cambria Math"/>
              <w:color w:val="C00000"/>
            </w:rPr>
            <m:t xml:space="preserve">0.20</m:t>
          </m:r>
        </m:oMath>
      </m:oMathPara>
    </w:p>
    <w:p>
      <w:pPr>
        <w:spacing w:before="0" w:after="180"/>
        <w:jc w:val="both"/>
      </w:pPr>
      <w:r>
        <w:rPr>
          <w:rFonts w:ascii="Calibri" w:hAnsi="Calibri" w:eastAsia="Calibri" w:cs="Calibri"/>
          <w:b w:val="0"/>
          <w:i w:val="0"/>
          <w:u w:val="none"/>
        </w:rPr>
        <w:t xml:space="preserve">The firm should use </w:t>
      </w:r>
      <w:r>
        <w:rPr>
          <w:rFonts w:ascii="Calibri" w:hAnsi="Calibri" w:eastAsia="Calibri" w:cs="Calibri"/>
          <w:b/>
          <w:i w:val="0"/>
          <w:u w:val="none"/>
        </w:rPr>
        <w:t>fewer machines</w:t>
      </w:r>
      <w:r>
        <w:rPr>
          <w:rFonts w:ascii="Calibri" w:hAnsi="Calibri" w:eastAsia="Calibri" w:cs="Calibri"/>
          <w:b w:val="0"/>
          <w:i w:val="0"/>
          <w:u w:val="none"/>
        </w:rPr>
        <w:t xml:space="preserve"> (which drives </w:t>
      </w:r>
      <m:oMath>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K</m:t>
            </m:r>
          </m:sub>
        </m:sSub>
      </m:oMath>
      <w:r>
        <w:rPr>
          <w:rFonts w:ascii="Calibri" w:hAnsi="Calibri" w:eastAsia="Calibri" w:cs="Calibri"/>
          <w:b w:val="0"/>
          <w:i w:val="0"/>
          <w:u w:val="none"/>
        </w:rPr>
        <w:t xml:space="preserve"> up) and </w:t>
      </w:r>
      <w:r>
        <w:rPr>
          <w:rFonts w:ascii="Calibri" w:hAnsi="Calibri" w:eastAsia="Calibri" w:cs="Calibri"/>
          <w:b/>
          <w:i w:val="0"/>
          <w:u w:val="none"/>
        </w:rPr>
        <w:t>more labor</w:t>
      </w:r>
      <w:r>
        <w:rPr>
          <w:rFonts w:ascii="Calibri" w:hAnsi="Calibri" w:eastAsia="Calibri" w:cs="Calibri"/>
          <w:b w:val="0"/>
          <w:i w:val="0"/>
          <w:u w:val="none"/>
        </w:rPr>
        <w:t xml:space="preserve"> (which drives </w:t>
      </w:r>
      <m:oMath>
        <m:sSub>
          <m:sSubPr>
            <m:ctrlPr>
              <w:rPr>
                <w:rFonts w:ascii="Cambria Math" w:hAnsi="Cambria Math"/>
                <w:i/>
              </w:rPr>
            </m:ctrlPr>
          </m:sSubPr>
          <m:e>
            <m:r>
              <m:rPr>
                <m:sty m:val="p"/>
              </m:rPr>
              <w:rPr>
                <w:rFonts w:ascii="Cambria Math" w:hAnsi="Cambria Math"/>
              </w:rPr>
              <m:t xml:space="preserve">MP</m:t>
            </m:r>
          </m:e>
          <m:sub>
            <m:r>
              <w:rPr>
                <w:rFonts w:ascii="Cambria Math" w:hAnsi="Cambria Math"/>
              </w:rPr>
              <m:t xml:space="preserve">L</m:t>
            </m:r>
          </m:sub>
        </m:sSub>
      </m:oMath>
      <w:r>
        <w:rPr>
          <w:rFonts w:ascii="Calibri" w:hAnsi="Calibri" w:eastAsia="Calibri" w:cs="Calibri"/>
          <w:b w:val="0"/>
          <w:i w:val="0"/>
          <w:u w:val="none"/>
        </w:rPr>
        <w:t xml:space="preserve"> down), until the two ratios are equal. The condition says that the additional output you get per extra dollar spent should be the same no matter which input you spend the next dollar on. Otherwise you could reallocate spending toward the input that yields more extra output per dollar and produce the same output at lower cost. At the optimal input mix, no such cost-reducing substitution is left.</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This is exactly the “bang for the buck” rule from class: the firm gets more bang for the buck from labor than from capital here, so it should use more labor and less capital until the bang for the buck is equalized across the two inputs.</w:t>
      </w:r>
    </w:p>
    <w:p>
      <w:pPr>
        <w:spacing w:before="140" w:after="140"/>
        <w:jc w:val="center"/>
      </w:pPr>
      <w:r>
        <w:drawing xmlns:a="http://schemas.openxmlformats.org/drawingml/2006/main">
          <wp:inline distT="0" distB="0" distL="0" distR="0">
            <wp:extent cx="5943600" cy="503682"/>
            <wp:effectExtent l="0" t="0" r="76200" b="76200"/>
            <wp:docPr id="501" name="Card 501"/>
            <a:graphic>
              <a:graphicData uri="http://schemas.microsoft.com/office/word/2010/wordprocessingShape">
                <wps:wsp>
                  <wps:cNvSpPr/>
                  <wps:spPr bwMode="auto">
                    <a:xfrm>
                      <a:off x="0" y="0"/>
                      <a:ext cx="5943600" cy="503682"/>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Grading:  </w:t>
                        </w:r>
                        <w:r>
                          <w:rPr>
                            <w:rFonts w:ascii="Calibri" w:hAnsi="Calibri" w:eastAsia="Calibri" w:cs="Calibri"/>
                            <w:b w:val="0"/>
                            <w:i w:val="0"/>
                            <w:color w:val="0B2B4E"/>
                            <w:sz w:val="21"/>
                            <w:u w:val="none"/>
                          </w:rPr>
                          <w:t>Below is an example of how a student could use their own industry to illustrate the concept.</w:t>
                        </w:r>
                      </w:p>
                    </w:txbxContent>
                  </wps:txbx>
                  <wps:bodyPr rot="0" vert="horz" wrap="square" lIns="109728" tIns="54864" rIns="109728" bIns="54864" anchor="t" anchorCtr="0">
                    <a:noAutofit/>
                  </wps:bodyPr>
                </wps:wsp>
              </a:graphicData>
            </a:graphic>
          </wp:inline>
        </w:drawing>
      </w:r>
    </w:p>
    <w:p>
      <w:pPr>
        <w:spacing w:before="0" w:after="180"/>
        <w:jc w:val="both"/>
      </w:pPr>
      <w:r>
        <w:rPr>
          <w:rFonts w:ascii="Calibri" w:hAnsi="Calibri" w:eastAsia="Calibri" w:cs="Calibri"/>
          <w:b w:val="0"/>
          <w:i w:val="0"/>
          <w:sz w:val="22"/>
          <w:u w:val="none"/>
        </w:rPr>
        <w:t>A real-world example is the fast-food industry’s move from cashiers to self-service ordering kiosks. Restaurants compared the service each extra dollar on staff cashiers delivered with the service each extra dollar spent on kiosks delivered. When kiosks provided more “orders handled per dollar”, many chains reallocated resources from cashiers toward kiosks until the extra service per dollar spent became more balanced between the two. They did not switch entirely to kiosks because some tasks would be too costly to be performed only by machines — such as handling special requests, or solving problems when machines fail — and for those, the product of a human worker would still provide more bang for the buck.</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Baseball Bats</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3 – Cost Concepts;  Module 4 – Profit Maximization of a Price Taker in the Short Run</w:t>
      </w:r>
    </w:p>
    <w:p>
      <w:pPr>
        <w:spacing w:before="120" w:after="12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The completed table, at the market price of $6.40. The profit-maximizing row is highlighted.</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749"/>
        <w:gridCol w:w="806"/>
        <w:gridCol w:w="634"/>
        <w:gridCol w:w="662"/>
        <w:gridCol w:w="576"/>
        <w:gridCol w:w="605"/>
        <w:gridCol w:w="605"/>
        <w:gridCol w:w="749"/>
        <w:gridCol w:w="720"/>
        <w:gridCol w:w="576"/>
        <w:gridCol w:w="576"/>
      </w:tblGrid>
      <w:tr>
        <w:trPr>
          <w:cantSplit/>
        </w:trPr>
        <w:tc>
          <w:tcPr>
            <w:tcW w:type="dxa" w:w="749"/>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Output</w:t>
            </w:r>
          </w:p>
        </w:tc>
        <w:tc>
          <w:tcPr>
            <w:tcW w:type="dxa" w:w="80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Total Cost</w:t>
            </w:r>
          </w:p>
        </w:tc>
        <w:tc>
          <w:tcPr>
            <w:tcW w:type="dxa" w:w="634"/>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TFC</w:t>
            </w:r>
          </w:p>
        </w:tc>
        <w:tc>
          <w:tcPr>
            <w:tcW w:type="dxa" w:w="662"/>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TVC</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AFC</w:t>
            </w:r>
          </w:p>
        </w:tc>
        <w:tc>
          <w:tcPr>
            <w:tcW w:type="dxa" w:w="605"/>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AVC</w:t>
            </w:r>
          </w:p>
        </w:tc>
        <w:tc>
          <w:tcPr>
            <w:tcW w:type="dxa" w:w="605"/>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ATC</w:t>
            </w:r>
          </w:p>
        </w:tc>
        <w:tc>
          <w:tcPr>
            <w:tcW w:type="dxa" w:w="749"/>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TR</w:t>
            </w:r>
          </w:p>
        </w:tc>
        <w:tc>
          <w:tcPr>
            <w:tcW w:type="dxa" w:w="720"/>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Profit</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MC</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MR</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576"/>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keepNext/>
              <w:spacing w:before="0" w:after="0"/>
              <w:jc w:val="center"/>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9" name="fade 3009"/>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5.8</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0" name="fade 3010"/>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31,360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5,760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31.4</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6,400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−24,960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1" name="fade 3011"/>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4.6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2" name="fade 3012"/>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35,920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10,320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12.8</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18.0</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12,800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−23,120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3" name="fade 3013"/>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3.6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4" name="fade 3014"/>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39,520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13,920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8.5</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13.2</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19,200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−20,320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5" name="fade 3015"/>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2.9</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6" name="fade 3016"/>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42,400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16,800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6.4</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10.6</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−16,800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7" name="fade 3017"/>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2.4</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8" name="fade 3018"/>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44,800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19,200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5.1</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9.0</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32,000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−12,800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9" name="fade 3019"/>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2.2</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0" name="fade 3020"/>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46,960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21,360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4.3</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7.8</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38,400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−8,560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1" name="fade 3021"/>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2.2</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2" name="fade 3022"/>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49,120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23,520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3.7</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3.4</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7.0</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44,800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−4,320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3" name="fade 3023"/>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2.4</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4" name="fade 3024"/>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51,520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25,920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6.4</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51,200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5" name="fade 3025"/>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2.9</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6" name="fade 3026"/>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54,400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28,800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57,600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7" name="fade 3027"/>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3.6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8" name="fade 3028"/>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58,000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32,400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64,000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9" name="fade 3029"/>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4.6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0" name="fade 3030"/>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11,000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62,560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36,960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2.3</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3.4</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5.7</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70,400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7,840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1" name="fade 3031"/>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6E8C9"/>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5.8</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2" name="fade 3032"/>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6E8C9"/>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12,000</w:t>
            </w:r>
          </w:p>
        </w:tc>
        <w:tc>
          <w:tcPr>
            <w:tcW w:type="dxa" w:w="806"/>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68,320</w:t>
            </w:r>
          </w:p>
        </w:tc>
        <w:tc>
          <w:tcPr>
            <w:tcW w:type="dxa" w:w="634"/>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25,600</w:t>
            </w:r>
          </w:p>
        </w:tc>
        <w:tc>
          <w:tcPr>
            <w:tcW w:type="dxa" w:w="662"/>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42,720</w:t>
            </w:r>
          </w:p>
        </w:tc>
        <w:tc>
          <w:tcPr>
            <w:tcW w:type="dxa" w:w="576"/>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2.1</w:t>
            </w:r>
          </w:p>
        </w:tc>
        <w:tc>
          <w:tcPr>
            <w:tcW w:type="dxa" w:w="605"/>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3.6</w:t>
            </w:r>
          </w:p>
        </w:tc>
        <w:tc>
          <w:tcPr>
            <w:tcW w:type="dxa" w:w="605"/>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5.7</w:t>
            </w:r>
          </w:p>
        </w:tc>
        <w:tc>
          <w:tcPr>
            <w:tcW w:type="dxa" w:w="749"/>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76,800</w:t>
            </w:r>
          </w:p>
        </w:tc>
        <w:tc>
          <w:tcPr>
            <w:tcW w:type="dxa" w:w="720"/>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8,480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3" name="fade 3033"/>
                  <wp:cNvGraphicFramePr/>
                  <a:graphic>
                    <a:graphicData uri="http://schemas.microsoft.com/office/word/2010/wordprocessingShape">
                      <wps:wsp>
                        <wps:cNvSpPr/>
                        <wps:spPr bwMode="auto">
                          <a:xfrm>
                            <a:off x="0" y="0"/>
                            <a:ext cx="365760" cy="269850"/>
                          </a:xfrm>
                          <a:prstGeom prst="rect">
                            <a:avLst/>
                          </a:prstGeom>
                          <a:gradFill rotWithShape="1">
                            <a:gsLst>
                              <a:gs pos="0">
                                <a:srgbClr val="F6E8C9"/>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i w:val="0"/>
                <w:color w:val="0B2B4E"/>
                <w:sz w:val="16"/>
                <w:u w:val="none"/>
              </w:rPr>
              <w:t>7.2</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4" name="fade 3034"/>
                  <wp:cNvGraphicFramePr/>
                  <a:graphic>
                    <a:graphicData uri="http://schemas.microsoft.com/office/word/2010/wordprocessingShape">
                      <wps:wsp>
                        <wps:cNvSpPr/>
                        <wps:spPr bwMode="auto">
                          <a:xfrm>
                            <a:off x="0" y="0"/>
                            <a:ext cx="365760" cy="269850"/>
                          </a:xfrm>
                          <a:prstGeom prst="rect">
                            <a:avLst/>
                          </a:prstGeom>
                          <a:gradFill rotWithShape="1">
                            <a:gsLst>
                              <a:gs pos="0">
                                <a:srgbClr val="F6E8C9"/>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75,520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49,920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83,200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7,680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5" name="fade 3035"/>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8.9</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6" name="fade 3036"/>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14,000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84,400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58,800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1.8</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89,600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5,200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7" name="fade 3037"/>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10.8</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8" name="fade 3038"/>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15,000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95,200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69,600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1.7</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6.3</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96,000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9" name="fade 3039"/>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13.0</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0" name="fade 3040"/>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6.40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108,160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82,560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6.8</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102,400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−5,760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576"/>
            <w:shd w:val="clear" w:color="auto" w:fill="FFFFFF"/>
            <w:tcMar>
              <w:top w:w="0" w:type="dxa"/>
              <w:start w:w="72" w:type="dxa"/>
              <w:bottom w:w="0" w:type="dxa"/>
              <w:end w:w="72" w:type="dxa"/>
            </w:tcMar>
            <w:vAlign w:val="center"/>
          </w:tcPr>
          <w:p>
            <w:pPr>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spacing w:before="0" w:after="0"/>
              <w:jc w:val="center"/>
              <w:rPr>
                <w:sz w:val="16"/>
                <w:szCs w:val="16"/>
              </w:rPr>
            </w:pPr>
          </w:p>
        </w:tc>
      </w:tr>
    </w:tbl>
    <w:p>
      <w:pPr>
        <w:spacing w:before="80" w:after="160"/>
        <w:jc w:val="center"/>
      </w:pPr>
      <w:r>
        <w:rPr>
          <w:rFonts w:ascii="Calibri" w:hAnsi="Calibri" w:eastAsia="Calibri" w:cs="Calibri"/>
          <w:b w:val="0"/>
          <w:i/>
          <w:color w:val="555B66"/>
          <w:sz w:val="18"/>
          <w:u w:val="none"/>
        </w:rPr>
        <w:t>Table 1 – costs and revenues at a price of $6.40</w:t>
      </w:r>
    </w:p>
    <w:p>
      <w:pPr>
        <w:spacing w:before="140" w:after="140"/>
        <w:jc w:val="center"/>
      </w:pPr>
      <w:r>
        <w:drawing xmlns:a="http://schemas.openxmlformats.org/drawingml/2006/main">
          <wp:inline distT="0" distB="0" distL="0" distR="0">
            <wp:extent cx="5943600" cy="1039749"/>
            <wp:effectExtent l="0" t="0" r="76200" b="76200"/>
            <wp:docPr id="502" name="Card 502"/>
            <a:graphic>
              <a:graphicData uri="http://schemas.microsoft.com/office/word/2010/wordprocessingShape">
                <wps:wsp>
                  <wps:cNvSpPr/>
                  <wps:spPr bwMode="auto">
                    <a:xfrm>
                      <a:off x="0" y="0"/>
                      <a:ext cx="5943600" cy="1039749"/>
                    </a:xfrm>
                    <a:prstGeom prst="roundRect">
                      <a:avLst>
                        <a:gd name="adj" fmla="val 9673"/>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MC and MR describe a STEP from one output level to the next, not either level on its own, so those two columns are set half a row lower than the rest — each value sits at the border between the two rows it comes from, the same convention the slides use for ΔQ, ΔL and MPL. The MC of 5.8 on the border between the 11,000 and 12,000 rows says that each additional bat costs $5.80 as output moves from 11,000 to 12,000.</w:t>
                        </w:r>
                      </w:p>
                    </w:txbxContent>
                  </wps:txbx>
                  <wps:bodyPr rot="0" vert="horz" wrap="square" lIns="109728" tIns="54864" rIns="109728" bIns="54864" anchor="t" anchorCtr="0">
                    <a:noAutofit/>
                  </wps:bodyPr>
                </wps:wsp>
              </a:graphicData>
            </a:graphic>
          </wp:inline>
        </w:drawing>
      </w:r>
    </w:p>
    <w:p>
      <w:pPr>
        <w:spacing w:before="160" w:after="180"/>
        <w:jc w:val="both"/>
      </w:pPr>
      <w:r>
        <w:rPr>
          <w:rFonts w:ascii="Calibri" w:hAnsi="Calibri" w:eastAsia="Calibri" w:cs="Calibri"/>
          <w:b w:val="0"/>
          <w:i w:val="0"/>
          <w:sz w:val="22"/>
          <w:u w:val="none"/>
        </w:rPr>
        <w:t>The two figures below plot the cost curves (not required for full credit).</w:t>
      </w:r>
    </w:p>
    <w:p>
      <w:pPr>
        <w:spacing w:before="120" w:after="40"/>
        <w:jc w:val="center"/>
      </w:pPr>
      <w:r>
        <w:drawing xmlns:a="http://schemas.openxmlformats.org/drawingml/2006/main">
          <wp:inline distT="0" distB="0" distL="0" distR="0">
            <wp:extent cx="4933030" cy="3118104"/>
            <wp:effectExtent l="0" t="0" r="0" b="0"/>
            <wp:docPr id="101" name="3(a) - TC, TVC, TFC, TR and profit"/>
            <wp:cNvGraphicFramePr/>
            <a:graphic>
              <a:graphicData uri="http://schemas.microsoft.com/office/word/2010/wordprocessingGroup">
                <wpg:wgp>
                  <wpg:cNvGrpSpPr/>
                  <wpg:grpSpPr>
                    <a:xfrm>
                      <a:off x="0" y="0"/>
                      <a:ext cx="4933030" cy="3118104"/>
                      <a:chOff x="403796" y="128016"/>
                      <a:chExt cx="4933030" cy="3118104"/>
                    </a:xfrm>
                  </wpg:grpSpPr>
                  <wps:wsp>
                    <wps:cNvPr id="2" name="x-axis"/>
                    <wps:cNvSpPr/>
                    <wps:spPr>
                      <a:xfrm>
                        <a:off x="932688" y="2999232"/>
                        <a:ext cx="4325112" cy="1"/>
                      </a:xfrm>
                      <a:prstGeom prst="line">
                        <a:avLst/>
                      </a:prstGeom>
                      <a:noFill/>
                      <a:ln w="15875" cap="rnd">
                        <a:solidFill>
                          <a:srgbClr val="0B2B4E"/>
                        </a:solidFill>
                        <a:round/>
                        <a:tailEnd type="triangle" w="med" len="med"/>
                      </a:ln>
                    </wps:spPr>
                    <wps:bodyPr/>
                  </wps:wsp>
                  <wps:wsp>
                    <wps:cNvPr id="3" name="y-axis"/>
                    <wps:cNvSpPr/>
                    <wps:spPr>
                      <a:xfrm flipV="1">
                        <a:off x="932688" y="228600"/>
                        <a:ext cx="1" cy="2770632"/>
                      </a:xfrm>
                      <a:prstGeom prst="line">
                        <a:avLst/>
                      </a:prstGeom>
                      <a:noFill/>
                      <a:ln w="15875" cap="rnd">
                        <a:solidFill>
                          <a:srgbClr val="0B2B4E"/>
                        </a:solidFill>
                        <a:round/>
                        <a:tailEnd type="triangle" w="med" len="med"/>
                      </a:ln>
                    </wps:spPr>
                    <wps:bodyPr/>
                  </wps:wsp>
                  <wps:wsp>
                    <wps:cNvPr id="4" name="y-axis title"/>
                    <wps:cNvSpPr txBox="1"/>
                    <wps:spPr>
                      <a:xfrm>
                        <a:off x="726884" y="128016"/>
                        <a:ext cx="1326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w:t>
                          </w:r>
                        </w:p>
                      </w:txbxContent>
                    </wps:txbx>
                    <wps:bodyPr rot="0" spcFirstLastPara="0" vertOverflow="overflow" horzOverflow="overflow" vert="horz" wrap="square" lIns="0" tIns="0" rIns="0" bIns="0" anchor="ctr" anchorCtr="0">
                      <a:noAutofit/>
                    </wps:bodyPr>
                  </wps:wsp>
                  <wps:wsp>
                    <wps:cNvPr id="5" name="x-axis title"/>
                    <wps:cNvSpPr txBox="1"/>
                    <wps:spPr>
                      <a:xfrm>
                        <a:off x="5178774" y="3044952"/>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y tick"/>
                    <wps:cNvSpPr txBox="1"/>
                    <wps:spPr>
                      <a:xfrm>
                        <a:off x="405384" y="2898648"/>
                        <a:ext cx="454152"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−40,000</w:t>
                          </w:r>
                        </w:p>
                      </w:txbxContent>
                    </wps:txbx>
                    <wps:bodyPr rot="0" spcFirstLastPara="0" vertOverflow="overflow" horzOverflow="overflow" vert="horz" wrap="square" lIns="0" tIns="0" rIns="0" bIns="0" anchor="ctr" anchorCtr="0">
                      <a:noAutofit/>
                    </wps:bodyPr>
                  </wps:wsp>
                  <wps:wsp>
                    <wps:cNvPr id="7" name="gridline"/>
                    <wps:cNvSpPr/>
                    <wps:spPr>
                      <a:xfrm>
                        <a:off x="932688" y="2673477"/>
                        <a:ext cx="4160520" cy="1"/>
                      </a:xfrm>
                      <a:prstGeom prst="line">
                        <a:avLst/>
                      </a:prstGeom>
                      <a:noFill/>
                      <a:ln w="9525" cap="rnd">
                        <a:solidFill>
                          <a:srgbClr val="C8CDD3"/>
                        </a:solidFill>
                        <a:prstDash val="dash"/>
                        <a:round/>
                      </a:ln>
                    </wps:spPr>
                    <wps:bodyPr/>
                  </wps:wsp>
                  <wps:wsp>
                    <wps:cNvPr id="8" name="y tick"/>
                    <wps:cNvSpPr txBox="1"/>
                    <wps:spPr>
                      <a:xfrm>
                        <a:off x="405384" y="2572893"/>
                        <a:ext cx="454152"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−20,000</w:t>
                          </w:r>
                        </w:p>
                      </w:txbxContent>
                    </wps:txbx>
                    <wps:bodyPr rot="0" spcFirstLastPara="0" vertOverflow="overflow" horzOverflow="overflow" vert="horz" wrap="square" lIns="0" tIns="0" rIns="0" bIns="0" anchor="ctr" anchorCtr="0">
                      <a:noAutofit/>
                    </wps:bodyPr>
                  </wps:wsp>
                  <wps:wsp>
                    <wps:cNvPr id="9" name="gridline"/>
                    <wps:cNvSpPr/>
                    <wps:spPr>
                      <a:xfrm>
                        <a:off x="932688" y="2347722"/>
                        <a:ext cx="4160520" cy="1"/>
                      </a:xfrm>
                      <a:prstGeom prst="line">
                        <a:avLst/>
                      </a:prstGeom>
                      <a:noFill/>
                      <a:ln w="9525" cap="rnd">
                        <a:solidFill>
                          <a:srgbClr val="C8CDD3"/>
                        </a:solidFill>
                        <a:prstDash val="dash"/>
                        <a:round/>
                      </a:ln>
                    </wps:spPr>
                    <wps:bodyPr/>
                  </wps:wsp>
                  <wps:wsp>
                    <wps:cNvPr id="10" name="y tick"/>
                    <wps:cNvSpPr txBox="1"/>
                    <wps:spPr>
                      <a:xfrm>
                        <a:off x="727646" y="2247138"/>
                        <a:ext cx="131890"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0</w:t>
                          </w:r>
                        </w:p>
                      </w:txbxContent>
                    </wps:txbx>
                    <wps:bodyPr rot="0" spcFirstLastPara="0" vertOverflow="overflow" horzOverflow="overflow" vert="horz" wrap="square" lIns="0" tIns="0" rIns="0" bIns="0" anchor="ctr" anchorCtr="0">
                      <a:noAutofit/>
                    </wps:bodyPr>
                  </wps:wsp>
                  <wps:wsp>
                    <wps:cNvPr id="11" name="gridline"/>
                    <wps:cNvSpPr/>
                    <wps:spPr>
                      <a:xfrm>
                        <a:off x="932688" y="2021967"/>
                        <a:ext cx="4160520" cy="1"/>
                      </a:xfrm>
                      <a:prstGeom prst="line">
                        <a:avLst/>
                      </a:prstGeom>
                      <a:noFill/>
                      <a:ln w="9525" cap="rnd">
                        <a:solidFill>
                          <a:srgbClr val="C8CDD3"/>
                        </a:solidFill>
                        <a:prstDash val="dash"/>
                        <a:round/>
                      </a:ln>
                    </wps:spPr>
                    <wps:bodyPr/>
                  </wps:wsp>
                  <wps:wsp>
                    <wps:cNvPr id="12" name="y tick"/>
                    <wps:cNvSpPr txBox="1"/>
                    <wps:spPr>
                      <a:xfrm>
                        <a:off x="462534" y="1921383"/>
                        <a:ext cx="397002"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20,000</w:t>
                          </w:r>
                        </w:p>
                      </w:txbxContent>
                    </wps:txbx>
                    <wps:bodyPr rot="0" spcFirstLastPara="0" vertOverflow="overflow" horzOverflow="overflow" vert="horz" wrap="square" lIns="0" tIns="0" rIns="0" bIns="0" anchor="ctr" anchorCtr="0">
                      <a:noAutofit/>
                    </wps:bodyPr>
                  </wps:wsp>
                  <wps:wsp>
                    <wps:cNvPr id="13" name="gridline"/>
                    <wps:cNvSpPr/>
                    <wps:spPr>
                      <a:xfrm>
                        <a:off x="932688" y="1696212"/>
                        <a:ext cx="4160520" cy="1"/>
                      </a:xfrm>
                      <a:prstGeom prst="line">
                        <a:avLst/>
                      </a:prstGeom>
                      <a:noFill/>
                      <a:ln w="9525" cap="rnd">
                        <a:solidFill>
                          <a:srgbClr val="C8CDD3"/>
                        </a:solidFill>
                        <a:prstDash val="dash"/>
                        <a:round/>
                      </a:ln>
                    </wps:spPr>
                    <wps:bodyPr/>
                  </wps:wsp>
                  <wps:wsp>
                    <wps:cNvPr id="14" name="y tick"/>
                    <wps:cNvSpPr txBox="1"/>
                    <wps:spPr>
                      <a:xfrm>
                        <a:off x="462534" y="1595628"/>
                        <a:ext cx="397002"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40,000</w:t>
                          </w:r>
                        </w:p>
                      </w:txbxContent>
                    </wps:txbx>
                    <wps:bodyPr rot="0" spcFirstLastPara="0" vertOverflow="overflow" horzOverflow="overflow" vert="horz" wrap="square" lIns="0" tIns="0" rIns="0" bIns="0" anchor="ctr" anchorCtr="0">
                      <a:noAutofit/>
                    </wps:bodyPr>
                  </wps:wsp>
                  <wps:wsp>
                    <wps:cNvPr id="15" name="gridline"/>
                    <wps:cNvSpPr/>
                    <wps:spPr>
                      <a:xfrm>
                        <a:off x="932688" y="1370457"/>
                        <a:ext cx="4160520" cy="1"/>
                      </a:xfrm>
                      <a:prstGeom prst="line">
                        <a:avLst/>
                      </a:prstGeom>
                      <a:noFill/>
                      <a:ln w="9525" cap="rnd">
                        <a:solidFill>
                          <a:srgbClr val="C8CDD3"/>
                        </a:solidFill>
                        <a:prstDash val="dash"/>
                        <a:round/>
                      </a:ln>
                    </wps:spPr>
                    <wps:bodyPr/>
                  </wps:wsp>
                  <wps:wsp>
                    <wps:cNvPr id="16" name="y tick"/>
                    <wps:cNvSpPr txBox="1"/>
                    <wps:spPr>
                      <a:xfrm>
                        <a:off x="462534" y="1269873"/>
                        <a:ext cx="397002"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60,000</w:t>
                          </w:r>
                        </w:p>
                      </w:txbxContent>
                    </wps:txbx>
                    <wps:bodyPr rot="0" spcFirstLastPara="0" vertOverflow="overflow" horzOverflow="overflow" vert="horz" wrap="square" lIns="0" tIns="0" rIns="0" bIns="0" anchor="ctr" anchorCtr="0">
                      <a:noAutofit/>
                    </wps:bodyPr>
                  </wps:wsp>
                  <wps:wsp>
                    <wps:cNvPr id="17" name="gridline"/>
                    <wps:cNvSpPr/>
                    <wps:spPr>
                      <a:xfrm>
                        <a:off x="932688" y="1044702"/>
                        <a:ext cx="4160520" cy="1"/>
                      </a:xfrm>
                      <a:prstGeom prst="line">
                        <a:avLst/>
                      </a:prstGeom>
                      <a:noFill/>
                      <a:ln w="9525" cap="rnd">
                        <a:solidFill>
                          <a:srgbClr val="C8CDD3"/>
                        </a:solidFill>
                        <a:prstDash val="dash"/>
                        <a:round/>
                      </a:ln>
                    </wps:spPr>
                    <wps:bodyPr/>
                  </wps:wsp>
                  <wps:wsp>
                    <wps:cNvPr id="18" name="y tick"/>
                    <wps:cNvSpPr txBox="1"/>
                    <wps:spPr>
                      <a:xfrm>
                        <a:off x="462534" y="944118"/>
                        <a:ext cx="397002"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80,000</w:t>
                          </w:r>
                        </w:p>
                      </w:txbxContent>
                    </wps:txbx>
                    <wps:bodyPr rot="0" spcFirstLastPara="0" vertOverflow="overflow" horzOverflow="overflow" vert="horz" wrap="square" lIns="0" tIns="0" rIns="0" bIns="0" anchor="ctr" anchorCtr="0">
                      <a:noAutofit/>
                    </wps:bodyPr>
                  </wps:wsp>
                  <wps:wsp>
                    <wps:cNvPr id="19" name="gridline"/>
                    <wps:cNvSpPr/>
                    <wps:spPr>
                      <a:xfrm>
                        <a:off x="932688" y="718947"/>
                        <a:ext cx="4160520" cy="1"/>
                      </a:xfrm>
                      <a:prstGeom prst="line">
                        <a:avLst/>
                      </a:prstGeom>
                      <a:noFill/>
                      <a:ln w="9525" cap="rnd">
                        <a:solidFill>
                          <a:srgbClr val="C8CDD3"/>
                        </a:solidFill>
                        <a:prstDash val="dash"/>
                        <a:round/>
                      </a:ln>
                    </wps:spPr>
                    <wps:bodyPr/>
                  </wps:wsp>
                  <wps:wsp>
                    <wps:cNvPr id="20" name="y tick"/>
                    <wps:cNvSpPr txBox="1"/>
                    <wps:spPr>
                      <a:xfrm>
                        <a:off x="403796" y="618363"/>
                        <a:ext cx="455740"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100,000</w:t>
                          </w:r>
                        </w:p>
                      </w:txbxContent>
                    </wps:txbx>
                    <wps:bodyPr rot="0" spcFirstLastPara="0" vertOverflow="overflow" horzOverflow="overflow" vert="horz" wrap="square" lIns="0" tIns="0" rIns="0" bIns="0" anchor="ctr" anchorCtr="0">
                      <a:noAutofit/>
                    </wps:bodyPr>
                  </wps:wsp>
                  <wps:wsp>
                    <wps:cNvPr id="21" name="gridline"/>
                    <wps:cNvSpPr/>
                    <wps:spPr>
                      <a:xfrm>
                        <a:off x="932688" y="393192"/>
                        <a:ext cx="4160520" cy="1"/>
                      </a:xfrm>
                      <a:prstGeom prst="line">
                        <a:avLst/>
                      </a:prstGeom>
                      <a:noFill/>
                      <a:ln w="9525" cap="rnd">
                        <a:solidFill>
                          <a:srgbClr val="C8CDD3"/>
                        </a:solidFill>
                        <a:prstDash val="dash"/>
                        <a:round/>
                      </a:ln>
                    </wps:spPr>
                    <wps:bodyPr/>
                  </wps:wsp>
                  <wps:wsp>
                    <wps:cNvPr id="22" name="y tick"/>
                    <wps:cNvSpPr txBox="1"/>
                    <wps:spPr>
                      <a:xfrm>
                        <a:off x="403796" y="292608"/>
                        <a:ext cx="455740"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120,000</w:t>
                          </w:r>
                        </w:p>
                      </w:txbxContent>
                    </wps:txbx>
                    <wps:bodyPr rot="0" spcFirstLastPara="0" vertOverflow="overflow" horzOverflow="overflow" vert="horz" wrap="square" lIns="0" tIns="0" rIns="0" bIns="0" anchor="ctr" anchorCtr="0">
                      <a:noAutofit/>
                    </wps:bodyPr>
                  </wps:wsp>
                  <wps:wsp>
                    <wps:cNvPr id="23" name="x tick"/>
                    <wps:cNvSpPr txBox="1"/>
                    <wps:spPr>
                      <a:xfrm>
                        <a:off x="866743" y="3044952"/>
                        <a:ext cx="131890"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0</w:t>
                          </w:r>
                        </w:p>
                      </w:txbxContent>
                    </wps:txbx>
                    <wps:bodyPr rot="0" spcFirstLastPara="0" vertOverflow="overflow" horzOverflow="overflow" vert="horz" wrap="square" lIns="0" tIns="0" rIns="0" bIns="0" anchor="ctr" anchorCtr="0">
                      <a:noAutofit/>
                    </wps:bodyPr>
                  </wps:wsp>
                  <wps:wsp>
                    <wps:cNvPr id="24" name="x tick"/>
                    <wps:cNvSpPr txBox="1"/>
                    <wps:spPr>
                      <a:xfrm>
                        <a:off x="1742502" y="3044952"/>
                        <a:ext cx="338265"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4,000</w:t>
                          </w:r>
                        </w:p>
                      </w:txbxContent>
                    </wps:txbx>
                    <wps:bodyPr rot="0" spcFirstLastPara="0" vertOverflow="overflow" horzOverflow="overflow" vert="horz" wrap="square" lIns="0" tIns="0" rIns="0" bIns="0" anchor="ctr" anchorCtr="0">
                      <a:noAutofit/>
                    </wps:bodyPr>
                  </wps:wsp>
                  <wps:wsp>
                    <wps:cNvPr id="25" name="x tick"/>
                    <wps:cNvSpPr txBox="1"/>
                    <wps:spPr>
                      <a:xfrm>
                        <a:off x="2721448" y="3044952"/>
                        <a:ext cx="338265"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8,000</w:t>
                          </w:r>
                        </w:p>
                      </w:txbxContent>
                    </wps:txbx>
                    <wps:bodyPr rot="0" spcFirstLastPara="0" vertOverflow="overflow" horzOverflow="overflow" vert="horz" wrap="square" lIns="0" tIns="0" rIns="0" bIns="0" anchor="ctr" anchorCtr="0">
                      <a:noAutofit/>
                    </wps:bodyPr>
                  </wps:wsp>
                  <wps:wsp>
                    <wps:cNvPr id="26" name="x tick"/>
                    <wps:cNvSpPr txBox="1"/>
                    <wps:spPr>
                      <a:xfrm>
                        <a:off x="3671025" y="3044952"/>
                        <a:ext cx="397002"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12,000</w:t>
                          </w:r>
                        </w:p>
                      </w:txbxContent>
                    </wps:txbx>
                    <wps:bodyPr rot="0" spcFirstLastPara="0" vertOverflow="overflow" horzOverflow="overflow" vert="horz" wrap="square" lIns="0" tIns="0" rIns="0" bIns="0" anchor="ctr" anchorCtr="0">
                      <a:noAutofit/>
                    </wps:bodyPr>
                  </wps:wsp>
                  <wps:wsp>
                    <wps:cNvPr id="27" name="x tick"/>
                    <wps:cNvSpPr txBox="1"/>
                    <wps:spPr>
                      <a:xfrm>
                        <a:off x="4649971" y="3044952"/>
                        <a:ext cx="397002"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16,000</w:t>
                          </w:r>
                        </w:p>
                      </w:txbxContent>
                    </wps:txbx>
                    <wps:bodyPr rot="0" spcFirstLastPara="0" vertOverflow="overflow" horzOverflow="overflow" vert="horz" wrap="square" lIns="0" tIns="0" rIns="0" bIns="0" anchor="ctr" anchorCtr="0">
                      <a:noAutofit/>
                    </wps:bodyPr>
                  </wps:wsp>
                  <wps:wsp>
                    <wps:cNvPr id="28" name="TC"/>
                    <wps:cNvSpPr/>
                    <wps:spPr>
                      <a:xfrm>
                        <a:off x="932688" y="586039"/>
                        <a:ext cx="3915784" cy="1344717"/>
                      </a:xfrm>
                      <a:custGeom>
                        <a:avLst/>
                        <a:gdLst/>
                        <a:ahLst/>
                        <a:cxnLst/>
                        <a:rect l="0" t="0" r="3915784" b="1344717"/>
                        <a:pathLst>
                          <a:path w="3915784" h="1344717">
                            <a:moveTo>
                              <a:pt x="0" y="1344717"/>
                            </a:moveTo>
                            <a:lnTo>
                              <a:pt x="244736" y="1250900"/>
                            </a:lnTo>
                            <a:lnTo>
                              <a:pt x="489473" y="1176627"/>
                            </a:lnTo>
                            <a:lnTo>
                              <a:pt x="734209" y="1117991"/>
                            </a:lnTo>
                            <a:lnTo>
                              <a:pt x="978946" y="1071083"/>
                            </a:lnTo>
                            <a:lnTo>
                              <a:pt x="1223682" y="1031992"/>
                            </a:lnTo>
                            <a:lnTo>
                              <a:pt x="1468419" y="996811"/>
                            </a:lnTo>
                            <a:lnTo>
                              <a:pt x="1713155" y="961629"/>
                            </a:lnTo>
                            <a:lnTo>
                              <a:pt x="1957892" y="922538"/>
                            </a:lnTo>
                            <a:lnTo>
                              <a:pt x="2202628" y="875630"/>
                            </a:lnTo>
                            <a:lnTo>
                              <a:pt x="2447365" y="816994"/>
                            </a:lnTo>
                            <a:lnTo>
                              <a:pt x="2692101" y="742722"/>
                            </a:lnTo>
                            <a:lnTo>
                              <a:pt x="2936838" y="648904"/>
                            </a:lnTo>
                            <a:lnTo>
                              <a:pt x="3181574" y="531632"/>
                            </a:lnTo>
                            <a:lnTo>
                              <a:pt x="3426311" y="386997"/>
                            </a:lnTo>
                            <a:lnTo>
                              <a:pt x="3671048" y="211089"/>
                            </a:lnTo>
                            <a:lnTo>
                              <a:pt x="3915784" y="0"/>
                            </a:lnTo>
                          </a:path>
                        </a:pathLst>
                      </a:custGeom>
                      <a:noFill/>
                      <a:ln w="22225" cap="rnd">
                        <a:solidFill>
                          <a:srgbClr val="C00000"/>
                        </a:solidFill>
                        <a:round/>
                      </a:ln>
                    </wps:spPr>
                    <wps:bodyPr/>
                  </wps:wsp>
                  <wps:wsp>
                    <wps:cNvPr id="29" name="TR"/>
                    <wps:cNvSpPr/>
                    <wps:spPr>
                      <a:xfrm>
                        <a:off x="932688" y="679856"/>
                        <a:ext cx="3915784" cy="1667866"/>
                      </a:xfrm>
                      <a:custGeom>
                        <a:avLst/>
                        <a:gdLst/>
                        <a:ahLst/>
                        <a:cxnLst/>
                        <a:rect l="0" t="0" r="3915784" b="1667866"/>
                        <a:pathLst>
                          <a:path w="3915784" h="1667866">
                            <a:moveTo>
                              <a:pt x="0" y="1667866"/>
                            </a:moveTo>
                            <a:lnTo>
                              <a:pt x="244736" y="1563624"/>
                            </a:lnTo>
                            <a:lnTo>
                              <a:pt x="489473" y="1459383"/>
                            </a:lnTo>
                            <a:lnTo>
                              <a:pt x="734209" y="1355141"/>
                            </a:lnTo>
                            <a:lnTo>
                              <a:pt x="978946" y="1250899"/>
                            </a:lnTo>
                            <a:lnTo>
                              <a:pt x="1223682" y="1146658"/>
                            </a:lnTo>
                            <a:lnTo>
                              <a:pt x="1468419" y="1042416"/>
                            </a:lnTo>
                            <a:lnTo>
                              <a:pt x="1713155" y="938175"/>
                            </a:lnTo>
                            <a:lnTo>
                              <a:pt x="1957892" y="833933"/>
                            </a:lnTo>
                            <a:lnTo>
                              <a:pt x="2202628" y="729691"/>
                            </a:lnTo>
                            <a:lnTo>
                              <a:pt x="2447365" y="625450"/>
                            </a:lnTo>
                            <a:lnTo>
                              <a:pt x="2692101" y="521208"/>
                            </a:lnTo>
                            <a:lnTo>
                              <a:pt x="2936838" y="416966"/>
                            </a:lnTo>
                            <a:lnTo>
                              <a:pt x="3181574" y="312725"/>
                            </a:lnTo>
                            <a:lnTo>
                              <a:pt x="3426311" y="208483"/>
                            </a:lnTo>
                            <a:lnTo>
                              <a:pt x="3671048" y="104242"/>
                            </a:lnTo>
                            <a:lnTo>
                              <a:pt x="3915784" y="0"/>
                            </a:lnTo>
                          </a:path>
                        </a:pathLst>
                      </a:custGeom>
                      <a:noFill/>
                      <a:ln w="22225" cap="rnd">
                        <a:solidFill>
                          <a:srgbClr val="0B2B4E"/>
                        </a:solidFill>
                        <a:round/>
                      </a:ln>
                    </wps:spPr>
                    <wps:bodyPr/>
                  </wps:wsp>
                  <wps:wsp>
                    <wps:cNvPr id="30" name="TVC"/>
                    <wps:cNvSpPr/>
                    <wps:spPr>
                      <a:xfrm>
                        <a:off x="932688" y="1003005"/>
                        <a:ext cx="3915784" cy="1344717"/>
                      </a:xfrm>
                      <a:custGeom>
                        <a:avLst/>
                        <a:gdLst/>
                        <a:ahLst/>
                        <a:cxnLst/>
                        <a:rect l="0" t="0" r="3915784" b="1344717"/>
                        <a:pathLst>
                          <a:path w="3915784" h="1344717">
                            <a:moveTo>
                              <a:pt x="0" y="1344717"/>
                            </a:moveTo>
                            <a:lnTo>
                              <a:pt x="244736" y="1250900"/>
                            </a:lnTo>
                            <a:lnTo>
                              <a:pt x="489473" y="1176627"/>
                            </a:lnTo>
                            <a:lnTo>
                              <a:pt x="734209" y="1117991"/>
                            </a:lnTo>
                            <a:lnTo>
                              <a:pt x="978946" y="1071083"/>
                            </a:lnTo>
                            <a:lnTo>
                              <a:pt x="1223682" y="1031992"/>
                            </a:lnTo>
                            <a:lnTo>
                              <a:pt x="1468419" y="996811"/>
                            </a:lnTo>
                            <a:lnTo>
                              <a:pt x="1713155" y="961629"/>
                            </a:lnTo>
                            <a:lnTo>
                              <a:pt x="1957892" y="922538"/>
                            </a:lnTo>
                            <a:lnTo>
                              <a:pt x="2202628" y="875630"/>
                            </a:lnTo>
                            <a:lnTo>
                              <a:pt x="2447365" y="816994"/>
                            </a:lnTo>
                            <a:lnTo>
                              <a:pt x="2692101" y="742722"/>
                            </a:lnTo>
                            <a:lnTo>
                              <a:pt x="2936838" y="648904"/>
                            </a:lnTo>
                            <a:lnTo>
                              <a:pt x="3181574" y="531632"/>
                            </a:lnTo>
                            <a:lnTo>
                              <a:pt x="3426311" y="386997"/>
                            </a:lnTo>
                            <a:lnTo>
                              <a:pt x="3671048" y="211089"/>
                            </a:lnTo>
                            <a:lnTo>
                              <a:pt x="3915784" y="0"/>
                            </a:lnTo>
                          </a:path>
                        </a:pathLst>
                      </a:custGeom>
                      <a:noFill/>
                      <a:ln w="22225" cap="rnd">
                        <a:solidFill>
                          <a:srgbClr val="E09F3E"/>
                        </a:solidFill>
                        <a:round/>
                      </a:ln>
                    </wps:spPr>
                    <wps:bodyPr/>
                  </wps:wsp>
                  <wps:wsp>
                    <wps:cNvPr id="31" name="TFC"/>
                    <wps:cNvSpPr/>
                    <wps:spPr>
                      <a:xfrm>
                        <a:off x="932688" y="1930756"/>
                        <a:ext cx="3915784" cy="9144"/>
                      </a:xfrm>
                      <a:custGeom>
                        <a:avLst/>
                        <a:gdLst/>
                        <a:ahLst/>
                        <a:cxnLst/>
                        <a:rect l="0" t="0" r="3915784" b="9144"/>
                        <a:pathLst>
                          <a:path w="3915784" h="9144">
                            <a:moveTo>
                              <a:pt x="0" y="0"/>
                            </a:moveTo>
                            <a:lnTo>
                              <a:pt x="3915784" y="0"/>
                            </a:lnTo>
                          </a:path>
                        </a:pathLst>
                      </a:custGeom>
                      <a:noFill/>
                      <a:ln w="22225" cap="rnd">
                        <a:solidFill>
                          <a:srgbClr val="7A5C2E"/>
                        </a:solidFill>
                        <a:round/>
                      </a:ln>
                    </wps:spPr>
                    <wps:bodyPr/>
                  </wps:wsp>
                  <wps:wsp>
                    <wps:cNvPr id="32" name="π"/>
                    <wps:cNvSpPr/>
                    <wps:spPr>
                      <a:xfrm>
                        <a:off x="932688" y="2209602"/>
                        <a:ext cx="3915784" cy="555087"/>
                      </a:xfrm>
                      <a:custGeom>
                        <a:avLst/>
                        <a:gdLst/>
                        <a:ahLst/>
                        <a:cxnLst/>
                        <a:rect l="0" t="0" r="3915784" b="555087"/>
                        <a:pathLst>
                          <a:path w="3915784" h="555087">
                            <a:moveTo>
                              <a:pt x="0" y="555087"/>
                            </a:moveTo>
                            <a:lnTo>
                              <a:pt x="244736" y="544663"/>
                            </a:lnTo>
                            <a:lnTo>
                              <a:pt x="489473" y="514693"/>
                            </a:lnTo>
                            <a:lnTo>
                              <a:pt x="734209" y="469088"/>
                            </a:lnTo>
                            <a:lnTo>
                              <a:pt x="978946" y="411755"/>
                            </a:lnTo>
                            <a:lnTo>
                              <a:pt x="1223682" y="346604"/>
                            </a:lnTo>
                            <a:lnTo>
                              <a:pt x="1468419" y="277544"/>
                            </a:lnTo>
                            <a:lnTo>
                              <a:pt x="1713155" y="208483"/>
                            </a:lnTo>
                            <a:lnTo>
                              <a:pt x="1957892" y="143332"/>
                            </a:lnTo>
                            <a:lnTo>
                              <a:pt x="2202628" y="85999"/>
                            </a:lnTo>
                            <a:lnTo>
                              <a:pt x="2447365" y="40394"/>
                            </a:lnTo>
                            <a:lnTo>
                              <a:pt x="2692101" y="10424"/>
                            </a:lnTo>
                            <a:lnTo>
                              <a:pt x="2936838" y="0"/>
                            </a:lnTo>
                            <a:lnTo>
                              <a:pt x="3181574" y="13030"/>
                            </a:lnTo>
                            <a:lnTo>
                              <a:pt x="3426311" y="53424"/>
                            </a:lnTo>
                            <a:lnTo>
                              <a:pt x="3671048" y="125090"/>
                            </a:lnTo>
                            <a:lnTo>
                              <a:pt x="3915784" y="231938"/>
                            </a:lnTo>
                          </a:path>
                        </a:pathLst>
                      </a:custGeom>
                      <a:noFill/>
                      <a:ln w="22225" cap="rnd">
                        <a:solidFill>
                          <a:srgbClr val="1B5E20"/>
                        </a:solidFill>
                        <a:round/>
                      </a:ln>
                    </wps:spPr>
                    <wps:bodyPr/>
                  </wps:wsp>
                  <wps:wsp>
                    <wps:cNvPr id="33" name="legend"/>
                    <wps:cNvSpPr/>
                    <wps:spPr>
                      <a:xfrm>
                        <a:off x="1140714" y="419252"/>
                        <a:ext cx="561022" cy="928116"/>
                      </a:xfrm>
                      <a:prstGeom prst="rect">
                        <a:avLst/>
                      </a:prstGeom>
                      <a:solidFill>
                        <a:srgbClr val="FFFFFF"/>
                      </a:solidFill>
                      <a:ln w="9525">
                        <a:solidFill>
                          <a:srgbClr val="0B2B4E"/>
                        </a:solidFill>
                      </a:ln>
                    </wps:spPr>
                    <wps:bodyPr/>
                  </wps:wsp>
                  <wps:wsp>
                    <wps:cNvPr id="34" name="legend mark"/>
                    <wps:cNvSpPr/>
                    <wps:spPr>
                      <a:xfrm>
                        <a:off x="1204722" y="563270"/>
                        <a:ext cx="182880" cy="1"/>
                      </a:xfrm>
                      <a:prstGeom prst="line">
                        <a:avLst/>
                      </a:prstGeom>
                      <a:noFill/>
                      <a:ln w="25400" cap="rnd">
                        <a:solidFill>
                          <a:srgbClr val="C00000"/>
                        </a:solidFill>
                        <a:round/>
                      </a:ln>
                    </wps:spPr>
                    <wps:bodyPr/>
                  </wps:wsp>
                  <wps:wsp>
                    <wps:cNvPr id="35" name="legend label"/>
                    <wps:cNvSpPr txBox="1"/>
                    <wps:spPr>
                      <a:xfrm>
                        <a:off x="1442466" y="483260"/>
                        <a:ext cx="250127" cy="160020"/>
                      </a:xfrm>
                      <a:prstGeom prst="rect">
                        <a:avLst/>
                      </a:prstGeom>
                      <a:noFill/>
                      <a:ln>
                        <a:noFill/>
                      </a:ln>
                    </wps:spPr>
                    <wps:txbx>
                      <w:txbxContent>
                        <w:p>
                          <w:pPr>
                            <w:spacing w:before="0" w:after="0" w:line="240" w:lineRule="auto"/>
                            <w:jc w:val="left"/>
                          </w:pPr>
                          <w:r>
                            <w:rPr>
                              <w:rFonts w:ascii="Calibri" w:hAnsi="Calibri" w:cs="Calibri"/>
                              <w:b/>
                              <w:color w:val="C00000"/>
                              <w:sz w:val="19"/>
                              <w:szCs w:val="19"/>
                            </w:rPr>
                            <w:t xml:space="preserve">TC</w:t>
                          </w:r>
                        </w:p>
                      </w:txbxContent>
                    </wps:txbx>
                    <wps:bodyPr rot="0" spcFirstLastPara="0" vertOverflow="overflow" horzOverflow="overflow" vert="horz" wrap="square" lIns="0" tIns="0" rIns="0" bIns="0" anchor="ctr" anchorCtr="0">
                      <a:noAutofit/>
                    </wps:bodyPr>
                  </wps:wsp>
                  <wps:wsp>
                    <wps:cNvPr id="36" name="legend mark"/>
                    <wps:cNvSpPr/>
                    <wps:spPr>
                      <a:xfrm>
                        <a:off x="1204722" y="723290"/>
                        <a:ext cx="182880" cy="1"/>
                      </a:xfrm>
                      <a:prstGeom prst="line">
                        <a:avLst/>
                      </a:prstGeom>
                      <a:noFill/>
                      <a:ln w="25400" cap="rnd">
                        <a:solidFill>
                          <a:srgbClr val="0B2B4E"/>
                        </a:solidFill>
                        <a:round/>
                      </a:ln>
                    </wps:spPr>
                    <wps:bodyPr/>
                  </wps:wsp>
                  <wps:wsp>
                    <wps:cNvPr id="37" name="legend label"/>
                    <wps:cNvSpPr txBox="1"/>
                    <wps:spPr>
                      <a:xfrm>
                        <a:off x="1442466" y="643280"/>
                        <a:ext cx="250127" cy="160020"/>
                      </a:xfrm>
                      <a:prstGeom prst="rect">
                        <a:avLst/>
                      </a:prstGeom>
                      <a:noFill/>
                      <a:ln>
                        <a:noFill/>
                      </a:ln>
                    </wps:spPr>
                    <wps:txbx>
                      <w:txbxContent>
                        <w:p>
                          <w:pPr>
                            <w:spacing w:before="0" w:after="0" w:line="240" w:lineRule="auto"/>
                            <w:jc w:val="left"/>
                          </w:pPr>
                          <w:r>
                            <w:rPr>
                              <w:rFonts w:ascii="Calibri" w:hAnsi="Calibri" w:cs="Calibri"/>
                              <w:b/>
                              <w:color w:val="0B2B4E"/>
                              <w:sz w:val="19"/>
                              <w:szCs w:val="19"/>
                            </w:rPr>
                            <w:t xml:space="preserve">TR</w:t>
                          </w:r>
                        </w:p>
                      </w:txbxContent>
                    </wps:txbx>
                    <wps:bodyPr rot="0" spcFirstLastPara="0" vertOverflow="overflow" horzOverflow="overflow" vert="horz" wrap="square" lIns="0" tIns="0" rIns="0" bIns="0" anchor="ctr" anchorCtr="0">
                      <a:noAutofit/>
                    </wps:bodyPr>
                  </wps:wsp>
                  <wps:wsp>
                    <wps:cNvPr id="38" name="legend mark"/>
                    <wps:cNvSpPr/>
                    <wps:spPr>
                      <a:xfrm>
                        <a:off x="1204722" y="883310"/>
                        <a:ext cx="182880" cy="1"/>
                      </a:xfrm>
                      <a:prstGeom prst="line">
                        <a:avLst/>
                      </a:prstGeom>
                      <a:noFill/>
                      <a:ln w="25400" cap="rnd">
                        <a:solidFill>
                          <a:srgbClr val="E09F3E"/>
                        </a:solidFill>
                        <a:round/>
                      </a:ln>
                    </wps:spPr>
                    <wps:bodyPr/>
                  </wps:wsp>
                  <wps:wsp>
                    <wps:cNvPr id="39" name="legend label"/>
                    <wps:cNvSpPr txBox="1"/>
                    <wps:spPr>
                      <a:xfrm>
                        <a:off x="1442466" y="803300"/>
                        <a:ext cx="250127" cy="160020"/>
                      </a:xfrm>
                      <a:prstGeom prst="rect">
                        <a:avLst/>
                      </a:prstGeom>
                      <a:noFill/>
                      <a:ln>
                        <a:noFill/>
                      </a:ln>
                    </wps:spPr>
                    <wps:txbx>
                      <w:txbxContent>
                        <w:p>
                          <w:pPr>
                            <w:spacing w:before="0" w:after="0" w:line="240" w:lineRule="auto"/>
                            <w:jc w:val="left"/>
                          </w:pPr>
                          <w:r>
                            <w:rPr>
                              <w:rFonts w:ascii="Calibri" w:hAnsi="Calibri" w:cs="Calibri"/>
                              <w:b/>
                              <w:color w:val="E09F3E"/>
                              <w:sz w:val="19"/>
                              <w:szCs w:val="19"/>
                            </w:rPr>
                            <w:t xml:space="preserve">TVC</w:t>
                          </w:r>
                        </w:p>
                      </w:txbxContent>
                    </wps:txbx>
                    <wps:bodyPr rot="0" spcFirstLastPara="0" vertOverflow="overflow" horzOverflow="overflow" vert="horz" wrap="square" lIns="0" tIns="0" rIns="0" bIns="0" anchor="ctr" anchorCtr="0">
                      <a:noAutofit/>
                    </wps:bodyPr>
                  </wps:wsp>
                  <wps:wsp>
                    <wps:cNvPr id="40" name="legend mark"/>
                    <wps:cNvSpPr/>
                    <wps:spPr>
                      <a:xfrm>
                        <a:off x="1204722" y="1043330"/>
                        <a:ext cx="182880" cy="1"/>
                      </a:xfrm>
                      <a:prstGeom prst="line">
                        <a:avLst/>
                      </a:prstGeom>
                      <a:noFill/>
                      <a:ln w="25400" cap="rnd">
                        <a:solidFill>
                          <a:srgbClr val="7A5C2E"/>
                        </a:solidFill>
                        <a:round/>
                      </a:ln>
                    </wps:spPr>
                    <wps:bodyPr/>
                  </wps:wsp>
                  <wps:wsp>
                    <wps:cNvPr id="41" name="legend label"/>
                    <wps:cNvSpPr txBox="1"/>
                    <wps:spPr>
                      <a:xfrm>
                        <a:off x="1442466" y="963320"/>
                        <a:ext cx="250127" cy="160020"/>
                      </a:xfrm>
                      <a:prstGeom prst="rect">
                        <a:avLst/>
                      </a:prstGeom>
                      <a:noFill/>
                      <a:ln>
                        <a:noFill/>
                      </a:ln>
                    </wps:spPr>
                    <wps:txbx>
                      <w:txbxContent>
                        <w:p>
                          <w:pPr>
                            <w:spacing w:before="0" w:after="0" w:line="240" w:lineRule="auto"/>
                            <w:jc w:val="left"/>
                          </w:pPr>
                          <w:r>
                            <w:rPr>
                              <w:rFonts w:ascii="Calibri" w:hAnsi="Calibri" w:cs="Calibri"/>
                              <w:b/>
                              <w:color w:val="7A5C2E"/>
                              <w:sz w:val="19"/>
                              <w:szCs w:val="19"/>
                            </w:rPr>
                            <w:t xml:space="preserve">TFC</w:t>
                          </w:r>
                        </w:p>
                      </w:txbxContent>
                    </wps:txbx>
                    <wps:bodyPr rot="0" spcFirstLastPara="0" vertOverflow="overflow" horzOverflow="overflow" vert="horz" wrap="square" lIns="0" tIns="0" rIns="0" bIns="0" anchor="ctr" anchorCtr="0">
                      <a:noAutofit/>
                    </wps:bodyPr>
                  </wps:wsp>
                  <wps:wsp>
                    <wps:cNvPr id="42" name="legend mark"/>
                    <wps:cNvSpPr/>
                    <wps:spPr>
                      <a:xfrm>
                        <a:off x="1204722" y="1203350"/>
                        <a:ext cx="182880" cy="1"/>
                      </a:xfrm>
                      <a:prstGeom prst="line">
                        <a:avLst/>
                      </a:prstGeom>
                      <a:noFill/>
                      <a:ln w="25400" cap="rnd">
                        <a:solidFill>
                          <a:srgbClr val="1B5E20"/>
                        </a:solidFill>
                        <a:round/>
                      </a:ln>
                    </wps:spPr>
                    <wps:bodyPr/>
                  </wps:wsp>
                  <wps:wsp>
                    <wps:cNvPr id="43" name="legend label"/>
                    <wps:cNvSpPr txBox="1"/>
                    <wps:spPr>
                      <a:xfrm>
                        <a:off x="1442466" y="1123340"/>
                        <a:ext cx="250127" cy="160020"/>
                      </a:xfrm>
                      <a:prstGeom prst="rect">
                        <a:avLst/>
                      </a:prstGeom>
                      <a:noFill/>
                      <a:ln>
                        <a:noFill/>
                      </a:ln>
                    </wps:spPr>
                    <wps:txbx>
                      <w:txbxContent>
                        <w:p>
                          <w:pPr>
                            <w:spacing w:before="0" w:after="0" w:line="240" w:lineRule="auto"/>
                            <w:jc w:val="left"/>
                          </w:pPr>
                          <w:r>
                            <w:rPr>
                              <w:rFonts w:ascii="Calibri" w:hAnsi="Calibri" w:cs="Calibri"/>
                              <w:b/>
                              <w:color w:val="1B5E20"/>
                              <w:sz w:val="19"/>
                              <w:szCs w:val="19"/>
                            </w:rPr>
                            <w:t xml:space="preserve">π</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Figure 1 – TC, TVC, TFC, TR and profit</w:t>
      </w:r>
    </w:p>
    <w:p>
      <w:pPr>
        <w:spacing w:before="160" w:after="40"/>
        <w:jc w:val="center"/>
      </w:pPr>
      <w:r>
        <w:drawing xmlns:a="http://schemas.openxmlformats.org/drawingml/2006/main">
          <wp:inline distT="0" distB="0" distL="0" distR="0">
            <wp:extent cx="4667917" cy="3118104"/>
            <wp:effectExtent l="0" t="0" r="0" b="0"/>
            <wp:docPr id="101" name="3(a) - AFC, AVC, ATC, MC and MR"/>
            <wp:cNvGraphicFramePr/>
            <a:graphic>
              <a:graphicData uri="http://schemas.microsoft.com/office/word/2010/wordprocessingGroup">
                <wpg:wgp>
                  <wpg:cNvGrpSpPr/>
                  <wpg:grpSpPr>
                    <a:xfrm>
                      <a:off x="0" y="0"/>
                      <a:ext cx="4667917" cy="3118104"/>
                      <a:chOff x="668909" y="128016"/>
                      <a:chExt cx="4667917" cy="3118104"/>
                    </a:xfrm>
                  </wpg:grpSpPr>
                  <wps:wsp>
                    <wps:cNvPr id="2" name="x-axis"/>
                    <wps:cNvSpPr/>
                    <wps:spPr>
                      <a:xfrm>
                        <a:off x="932688" y="2999232"/>
                        <a:ext cx="4325112" cy="1"/>
                      </a:xfrm>
                      <a:prstGeom prst="line">
                        <a:avLst/>
                      </a:prstGeom>
                      <a:noFill/>
                      <a:ln w="15875" cap="rnd">
                        <a:solidFill>
                          <a:srgbClr val="0B2B4E"/>
                        </a:solidFill>
                        <a:round/>
                        <a:tailEnd type="triangle" w="med" len="med"/>
                      </a:ln>
                    </wps:spPr>
                    <wps:bodyPr/>
                  </wps:wsp>
                  <wps:wsp>
                    <wps:cNvPr id="3" name="y-axis"/>
                    <wps:cNvSpPr/>
                    <wps:spPr>
                      <a:xfrm flipV="1">
                        <a:off x="932688" y="228600"/>
                        <a:ext cx="1" cy="2770632"/>
                      </a:xfrm>
                      <a:prstGeom prst="line">
                        <a:avLst/>
                      </a:prstGeom>
                      <a:noFill/>
                      <a:ln w="15875" cap="rnd">
                        <a:solidFill>
                          <a:srgbClr val="0B2B4E"/>
                        </a:solidFill>
                        <a:round/>
                        <a:tailEnd type="triangle" w="med" len="med"/>
                      </a:ln>
                    </wps:spPr>
                    <wps:bodyPr/>
                  </wps:wsp>
                  <wps:wsp>
                    <wps:cNvPr id="4" name="y-axis title"/>
                    <wps:cNvSpPr txBox="1"/>
                    <wps:spPr>
                      <a:xfrm>
                        <a:off x="726884" y="128016"/>
                        <a:ext cx="1326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w:t>
                          </w:r>
                        </w:p>
                      </w:txbxContent>
                    </wps:txbx>
                    <wps:bodyPr rot="0" spcFirstLastPara="0" vertOverflow="overflow" horzOverflow="overflow" vert="horz" wrap="square" lIns="0" tIns="0" rIns="0" bIns="0" anchor="ctr" anchorCtr="0">
                      <a:noAutofit/>
                    </wps:bodyPr>
                  </wps:wsp>
                  <wps:wsp>
                    <wps:cNvPr id="5" name="x-axis title"/>
                    <wps:cNvSpPr txBox="1"/>
                    <wps:spPr>
                      <a:xfrm>
                        <a:off x="5178774" y="3044952"/>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y tick"/>
                    <wps:cNvSpPr txBox="1"/>
                    <wps:spPr>
                      <a:xfrm>
                        <a:off x="727646" y="2898648"/>
                        <a:ext cx="131890"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0</w:t>
                          </w:r>
                        </w:p>
                      </w:txbxContent>
                    </wps:txbx>
                    <wps:bodyPr rot="0" spcFirstLastPara="0" vertOverflow="overflow" horzOverflow="overflow" vert="horz" wrap="square" lIns="0" tIns="0" rIns="0" bIns="0" anchor="ctr" anchorCtr="0">
                      <a:noAutofit/>
                    </wps:bodyPr>
                  </wps:wsp>
                  <wps:wsp>
                    <wps:cNvPr id="7" name="gridline"/>
                    <wps:cNvSpPr/>
                    <wps:spPr>
                      <a:xfrm>
                        <a:off x="932688" y="2626941"/>
                        <a:ext cx="4160520" cy="1"/>
                      </a:xfrm>
                      <a:prstGeom prst="line">
                        <a:avLst/>
                      </a:prstGeom>
                      <a:noFill/>
                      <a:ln w="9525" cap="rnd">
                        <a:solidFill>
                          <a:srgbClr val="C8CDD3"/>
                        </a:solidFill>
                        <a:prstDash val="dash"/>
                        <a:round/>
                      </a:ln>
                    </wps:spPr>
                    <wps:bodyPr/>
                  </wps:wsp>
                  <wps:wsp>
                    <wps:cNvPr id="8" name="y tick"/>
                    <wps:cNvSpPr txBox="1"/>
                    <wps:spPr>
                      <a:xfrm>
                        <a:off x="727646" y="2526357"/>
                        <a:ext cx="131890"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5</w:t>
                          </w:r>
                        </w:p>
                      </w:txbxContent>
                    </wps:txbx>
                    <wps:bodyPr rot="0" spcFirstLastPara="0" vertOverflow="overflow" horzOverflow="overflow" vert="horz" wrap="square" lIns="0" tIns="0" rIns="0" bIns="0" anchor="ctr" anchorCtr="0">
                      <a:noAutofit/>
                    </wps:bodyPr>
                  </wps:wsp>
                  <wps:wsp>
                    <wps:cNvPr id="9" name="gridline"/>
                    <wps:cNvSpPr/>
                    <wps:spPr>
                      <a:xfrm>
                        <a:off x="932688" y="2254649"/>
                        <a:ext cx="4160520" cy="1"/>
                      </a:xfrm>
                      <a:prstGeom prst="line">
                        <a:avLst/>
                      </a:prstGeom>
                      <a:noFill/>
                      <a:ln w="9525" cap="rnd">
                        <a:solidFill>
                          <a:srgbClr val="C8CDD3"/>
                        </a:solidFill>
                        <a:prstDash val="dash"/>
                        <a:round/>
                      </a:ln>
                    </wps:spPr>
                    <wps:bodyPr/>
                  </wps:wsp>
                  <wps:wsp>
                    <wps:cNvPr id="10" name="y tick"/>
                    <wps:cNvSpPr txBox="1"/>
                    <wps:spPr>
                      <a:xfrm>
                        <a:off x="668909" y="2154065"/>
                        <a:ext cx="190627"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10</w:t>
                          </w:r>
                        </w:p>
                      </w:txbxContent>
                    </wps:txbx>
                    <wps:bodyPr rot="0" spcFirstLastPara="0" vertOverflow="overflow" horzOverflow="overflow" vert="horz" wrap="square" lIns="0" tIns="0" rIns="0" bIns="0" anchor="ctr" anchorCtr="0">
                      <a:noAutofit/>
                    </wps:bodyPr>
                  </wps:wsp>
                  <wps:wsp>
                    <wps:cNvPr id="11" name="gridline"/>
                    <wps:cNvSpPr/>
                    <wps:spPr>
                      <a:xfrm>
                        <a:off x="932688" y="1882358"/>
                        <a:ext cx="4160520" cy="1"/>
                      </a:xfrm>
                      <a:prstGeom prst="line">
                        <a:avLst/>
                      </a:prstGeom>
                      <a:noFill/>
                      <a:ln w="9525" cap="rnd">
                        <a:solidFill>
                          <a:srgbClr val="C8CDD3"/>
                        </a:solidFill>
                        <a:prstDash val="dash"/>
                        <a:round/>
                      </a:ln>
                    </wps:spPr>
                    <wps:bodyPr/>
                  </wps:wsp>
                  <wps:wsp>
                    <wps:cNvPr id="12" name="y tick"/>
                    <wps:cNvSpPr txBox="1"/>
                    <wps:spPr>
                      <a:xfrm>
                        <a:off x="668909" y="1781774"/>
                        <a:ext cx="190627"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15</w:t>
                          </w:r>
                        </w:p>
                      </w:txbxContent>
                    </wps:txbx>
                    <wps:bodyPr rot="0" spcFirstLastPara="0" vertOverflow="overflow" horzOverflow="overflow" vert="horz" wrap="square" lIns="0" tIns="0" rIns="0" bIns="0" anchor="ctr" anchorCtr="0">
                      <a:noAutofit/>
                    </wps:bodyPr>
                  </wps:wsp>
                  <wps:wsp>
                    <wps:cNvPr id="13" name="gridline"/>
                    <wps:cNvSpPr/>
                    <wps:spPr>
                      <a:xfrm>
                        <a:off x="932688" y="1510066"/>
                        <a:ext cx="4160520" cy="1"/>
                      </a:xfrm>
                      <a:prstGeom prst="line">
                        <a:avLst/>
                      </a:prstGeom>
                      <a:noFill/>
                      <a:ln w="9525" cap="rnd">
                        <a:solidFill>
                          <a:srgbClr val="C8CDD3"/>
                        </a:solidFill>
                        <a:prstDash val="dash"/>
                        <a:round/>
                      </a:ln>
                    </wps:spPr>
                    <wps:bodyPr/>
                  </wps:wsp>
                  <wps:wsp>
                    <wps:cNvPr id="14" name="y tick"/>
                    <wps:cNvSpPr txBox="1"/>
                    <wps:spPr>
                      <a:xfrm>
                        <a:off x="668909" y="1409482"/>
                        <a:ext cx="190627"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20</w:t>
                          </w:r>
                        </w:p>
                      </w:txbxContent>
                    </wps:txbx>
                    <wps:bodyPr rot="0" spcFirstLastPara="0" vertOverflow="overflow" horzOverflow="overflow" vert="horz" wrap="square" lIns="0" tIns="0" rIns="0" bIns="0" anchor="ctr" anchorCtr="0">
                      <a:noAutofit/>
                    </wps:bodyPr>
                  </wps:wsp>
                  <wps:wsp>
                    <wps:cNvPr id="15" name="gridline"/>
                    <wps:cNvSpPr/>
                    <wps:spPr>
                      <a:xfrm>
                        <a:off x="932688" y="1137775"/>
                        <a:ext cx="4160520" cy="1"/>
                      </a:xfrm>
                      <a:prstGeom prst="line">
                        <a:avLst/>
                      </a:prstGeom>
                      <a:noFill/>
                      <a:ln w="9525" cap="rnd">
                        <a:solidFill>
                          <a:srgbClr val="C8CDD3"/>
                        </a:solidFill>
                        <a:prstDash val="dash"/>
                        <a:round/>
                      </a:ln>
                    </wps:spPr>
                    <wps:bodyPr/>
                  </wps:wsp>
                  <wps:wsp>
                    <wps:cNvPr id="16" name="y tick"/>
                    <wps:cNvSpPr txBox="1"/>
                    <wps:spPr>
                      <a:xfrm>
                        <a:off x="668909" y="1037191"/>
                        <a:ext cx="190627"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25</w:t>
                          </w:r>
                        </w:p>
                      </w:txbxContent>
                    </wps:txbx>
                    <wps:bodyPr rot="0" spcFirstLastPara="0" vertOverflow="overflow" horzOverflow="overflow" vert="horz" wrap="square" lIns="0" tIns="0" rIns="0" bIns="0" anchor="ctr" anchorCtr="0">
                      <a:noAutofit/>
                    </wps:bodyPr>
                  </wps:wsp>
                  <wps:wsp>
                    <wps:cNvPr id="17" name="gridline"/>
                    <wps:cNvSpPr/>
                    <wps:spPr>
                      <a:xfrm>
                        <a:off x="932688" y="765483"/>
                        <a:ext cx="4160520" cy="1"/>
                      </a:xfrm>
                      <a:prstGeom prst="line">
                        <a:avLst/>
                      </a:prstGeom>
                      <a:noFill/>
                      <a:ln w="9525" cap="rnd">
                        <a:solidFill>
                          <a:srgbClr val="C8CDD3"/>
                        </a:solidFill>
                        <a:prstDash val="dash"/>
                        <a:round/>
                      </a:ln>
                    </wps:spPr>
                    <wps:bodyPr/>
                  </wps:wsp>
                  <wps:wsp>
                    <wps:cNvPr id="18" name="y tick"/>
                    <wps:cNvSpPr txBox="1"/>
                    <wps:spPr>
                      <a:xfrm>
                        <a:off x="668909" y="664899"/>
                        <a:ext cx="190627"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30</w:t>
                          </w:r>
                        </w:p>
                      </w:txbxContent>
                    </wps:txbx>
                    <wps:bodyPr rot="0" spcFirstLastPara="0" vertOverflow="overflow" horzOverflow="overflow" vert="horz" wrap="square" lIns="0" tIns="0" rIns="0" bIns="0" anchor="ctr" anchorCtr="0">
                      <a:noAutofit/>
                    </wps:bodyPr>
                  </wps:wsp>
                  <wps:wsp>
                    <wps:cNvPr id="19" name="gridline"/>
                    <wps:cNvSpPr/>
                    <wps:spPr>
                      <a:xfrm>
                        <a:off x="932688" y="393192"/>
                        <a:ext cx="4160520" cy="1"/>
                      </a:xfrm>
                      <a:prstGeom prst="line">
                        <a:avLst/>
                      </a:prstGeom>
                      <a:noFill/>
                      <a:ln w="9525" cap="rnd">
                        <a:solidFill>
                          <a:srgbClr val="C8CDD3"/>
                        </a:solidFill>
                        <a:prstDash val="dash"/>
                        <a:round/>
                      </a:ln>
                    </wps:spPr>
                    <wps:bodyPr/>
                  </wps:wsp>
                  <wps:wsp>
                    <wps:cNvPr id="20" name="y tick"/>
                    <wps:cNvSpPr txBox="1"/>
                    <wps:spPr>
                      <a:xfrm>
                        <a:off x="668909" y="292608"/>
                        <a:ext cx="190627" cy="201168"/>
                      </a:xfrm>
                      <a:prstGeom prst="rect">
                        <a:avLst/>
                      </a:prstGeom>
                      <a:noFill/>
                      <a:ln>
                        <a:noFill/>
                      </a:ln>
                    </wps:spPr>
                    <wps:txbx>
                      <w:txbxContent>
                        <w:p>
                          <w:pPr>
                            <w:spacing w:before="0" w:after="0" w:line="240" w:lineRule="auto"/>
                            <w:jc w:val="right"/>
                          </w:pPr>
                          <w:r>
                            <w:rPr>
                              <w:rFonts w:ascii="Calibri" w:hAnsi="Calibri" w:cs="Calibri"/>
                              <w:b/>
                              <w:color w:val="0B2B4E"/>
                              <w:sz w:val="18"/>
                              <w:szCs w:val="18"/>
                            </w:rPr>
                            <w:t xml:space="preserve">35</w:t>
                          </w:r>
                        </w:p>
                      </w:txbxContent>
                    </wps:txbx>
                    <wps:bodyPr rot="0" spcFirstLastPara="0" vertOverflow="overflow" horzOverflow="overflow" vert="horz" wrap="square" lIns="0" tIns="0" rIns="0" bIns="0" anchor="ctr" anchorCtr="0">
                      <a:noAutofit/>
                    </wps:bodyPr>
                  </wps:wsp>
                  <wps:wsp>
                    <wps:cNvPr id="21" name="x tick"/>
                    <wps:cNvSpPr txBox="1"/>
                    <wps:spPr>
                      <a:xfrm>
                        <a:off x="866743" y="3044952"/>
                        <a:ext cx="131890"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0</w:t>
                          </w:r>
                        </w:p>
                      </w:txbxContent>
                    </wps:txbx>
                    <wps:bodyPr rot="0" spcFirstLastPara="0" vertOverflow="overflow" horzOverflow="overflow" vert="horz" wrap="square" lIns="0" tIns="0" rIns="0" bIns="0" anchor="ctr" anchorCtr="0">
                      <a:noAutofit/>
                    </wps:bodyPr>
                  </wps:wsp>
                  <wps:wsp>
                    <wps:cNvPr id="22" name="x tick"/>
                    <wps:cNvSpPr txBox="1"/>
                    <wps:spPr>
                      <a:xfrm>
                        <a:off x="1742502" y="3044952"/>
                        <a:ext cx="338265"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4,000</w:t>
                          </w:r>
                        </w:p>
                      </w:txbxContent>
                    </wps:txbx>
                    <wps:bodyPr rot="0" spcFirstLastPara="0" vertOverflow="overflow" horzOverflow="overflow" vert="horz" wrap="square" lIns="0" tIns="0" rIns="0" bIns="0" anchor="ctr" anchorCtr="0">
                      <a:noAutofit/>
                    </wps:bodyPr>
                  </wps:wsp>
                  <wps:wsp>
                    <wps:cNvPr id="23" name="x tick"/>
                    <wps:cNvSpPr txBox="1"/>
                    <wps:spPr>
                      <a:xfrm>
                        <a:off x="2721448" y="3044952"/>
                        <a:ext cx="338265"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8,000</w:t>
                          </w:r>
                        </w:p>
                      </w:txbxContent>
                    </wps:txbx>
                    <wps:bodyPr rot="0" spcFirstLastPara="0" vertOverflow="overflow" horzOverflow="overflow" vert="horz" wrap="square" lIns="0" tIns="0" rIns="0" bIns="0" anchor="ctr" anchorCtr="0">
                      <a:noAutofit/>
                    </wps:bodyPr>
                  </wps:wsp>
                  <wps:wsp>
                    <wps:cNvPr id="24" name="x tick"/>
                    <wps:cNvSpPr txBox="1"/>
                    <wps:spPr>
                      <a:xfrm>
                        <a:off x="3671025" y="3044952"/>
                        <a:ext cx="397002"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12,000</w:t>
                          </w:r>
                        </w:p>
                      </w:txbxContent>
                    </wps:txbx>
                    <wps:bodyPr rot="0" spcFirstLastPara="0" vertOverflow="overflow" horzOverflow="overflow" vert="horz" wrap="square" lIns="0" tIns="0" rIns="0" bIns="0" anchor="ctr" anchorCtr="0">
                      <a:noAutofit/>
                    </wps:bodyPr>
                  </wps:wsp>
                  <wps:wsp>
                    <wps:cNvPr id="25" name="x tick"/>
                    <wps:cNvSpPr txBox="1"/>
                    <wps:spPr>
                      <a:xfrm>
                        <a:off x="4649971" y="3044952"/>
                        <a:ext cx="397002" cy="201168"/>
                      </a:xfrm>
                      <a:prstGeom prst="rect">
                        <a:avLst/>
                      </a:prstGeom>
                      <a:noFill/>
                      <a:ln>
                        <a:noFill/>
                      </a:ln>
                    </wps:spPr>
                    <wps:txbx>
                      <w:txbxContent>
                        <w:p>
                          <w:pPr>
                            <w:spacing w:before="0" w:after="0" w:line="240" w:lineRule="auto"/>
                            <w:jc w:val="center"/>
                          </w:pPr>
                          <w:r>
                            <w:rPr>
                              <w:rFonts w:ascii="Calibri" w:hAnsi="Calibri" w:cs="Calibri"/>
                              <w:b/>
                              <w:color w:val="0B2B4E"/>
                              <w:sz w:val="18"/>
                              <w:szCs w:val="18"/>
                            </w:rPr>
                            <w:t xml:space="preserve">16,000</w:t>
                          </w:r>
                        </w:p>
                      </w:txbxContent>
                    </wps:txbx>
                    <wps:bodyPr rot="0" spcFirstLastPara="0" vertOverflow="overflow" horzOverflow="overflow" vert="horz" wrap="square" lIns="0" tIns="0" rIns="0" bIns="0" anchor="ctr" anchorCtr="0">
                      <a:noAutofit/>
                    </wps:bodyPr>
                  </wps:wsp>
                  <wps:wsp>
                    <wps:cNvPr id="26" name="MC"/>
                    <wps:cNvSpPr/>
                    <wps:spPr>
                      <a:xfrm>
                        <a:off x="1055056" y="2034253"/>
                        <a:ext cx="3671047" cy="804149"/>
                      </a:xfrm>
                      <a:custGeom>
                        <a:avLst/>
                        <a:gdLst/>
                        <a:ahLst/>
                        <a:cxnLst/>
                        <a:rect l="0" t="0" r="3671047" b="804149"/>
                        <a:pathLst>
                          <a:path w="3671047" h="804149">
                            <a:moveTo>
                              <a:pt x="0" y="536099"/>
                            </a:moveTo>
                            <a:lnTo>
                              <a:pt x="244736" y="625449"/>
                            </a:lnTo>
                            <a:lnTo>
                              <a:pt x="489473" y="696929"/>
                            </a:lnTo>
                            <a:lnTo>
                              <a:pt x="734209" y="750539"/>
                            </a:lnTo>
                            <a:lnTo>
                              <a:pt x="978946" y="786279"/>
                            </a:lnTo>
                            <a:lnTo>
                              <a:pt x="1223682" y="804149"/>
                            </a:lnTo>
                            <a:lnTo>
                              <a:pt x="1468419" y="804149"/>
                            </a:lnTo>
                            <a:lnTo>
                              <a:pt x="1713155" y="786279"/>
                            </a:lnTo>
                            <a:lnTo>
                              <a:pt x="1957892" y="750539"/>
                            </a:lnTo>
                            <a:lnTo>
                              <a:pt x="2202628" y="696929"/>
                            </a:lnTo>
                            <a:lnTo>
                              <a:pt x="2447365" y="625449"/>
                            </a:lnTo>
                            <a:lnTo>
                              <a:pt x="2692101" y="536099"/>
                            </a:lnTo>
                            <a:lnTo>
                              <a:pt x="2936838" y="428879"/>
                            </a:lnTo>
                            <a:lnTo>
                              <a:pt x="3181574" y="303790"/>
                            </a:lnTo>
                            <a:lnTo>
                              <a:pt x="3426311" y="160830"/>
                            </a:lnTo>
                            <a:lnTo>
                              <a:pt x="3671047" y="0"/>
                            </a:lnTo>
                          </a:path>
                        </a:pathLst>
                      </a:custGeom>
                      <a:noFill/>
                      <a:ln w="22225" cap="rnd">
                        <a:solidFill>
                          <a:srgbClr val="1B5E20"/>
                        </a:solidFill>
                        <a:round/>
                      </a:ln>
                    </wps:spPr>
                    <wps:bodyPr/>
                  </wps:wsp>
                  <wps:wsp>
                    <wps:cNvPr id="27" name="ATC"/>
                    <wps:cNvSpPr/>
                    <wps:spPr>
                      <a:xfrm>
                        <a:off x="1177424" y="664220"/>
                        <a:ext cx="3671047" cy="1911547"/>
                      </a:xfrm>
                      <a:custGeom>
                        <a:avLst/>
                        <a:gdLst/>
                        <a:ahLst/>
                        <a:cxnLst/>
                        <a:rect l="0" t="0" r="3671047" b="1911547"/>
                        <a:pathLst>
                          <a:path w="3671047" h="1911547">
                            <a:moveTo>
                              <a:pt x="0" y="0"/>
                            </a:moveTo>
                            <a:lnTo>
                              <a:pt x="244736" y="997741"/>
                            </a:lnTo>
                            <a:lnTo>
                              <a:pt x="489473" y="1354148"/>
                            </a:lnTo>
                            <a:lnTo>
                              <a:pt x="734209" y="1545754"/>
                            </a:lnTo>
                            <a:lnTo>
                              <a:pt x="978946" y="1667865"/>
                            </a:lnTo>
                            <a:lnTo>
                              <a:pt x="1223682" y="1752251"/>
                            </a:lnTo>
                            <a:lnTo>
                              <a:pt x="1468419" y="1812527"/>
                            </a:lnTo>
                            <a:lnTo>
                              <a:pt x="1713155" y="1855500"/>
                            </a:lnTo>
                            <a:lnTo>
                              <a:pt x="1957892" y="1884953"/>
                            </a:lnTo>
                            <a:lnTo>
                              <a:pt x="2202628" y="1903154"/>
                            </a:lnTo>
                            <a:lnTo>
                              <a:pt x="2447365" y="1911547"/>
                            </a:lnTo>
                            <a:lnTo>
                              <a:pt x="2692101" y="1911096"/>
                            </a:lnTo>
                            <a:lnTo>
                              <a:pt x="2936838" y="1902466"/>
                            </a:lnTo>
                            <a:lnTo>
                              <a:pt x="3181574" y="1886134"/>
                            </a:lnTo>
                            <a:lnTo>
                              <a:pt x="3426311" y="1862450"/>
                            </a:lnTo>
                            <a:lnTo>
                              <a:pt x="3671047" y="1831674"/>
                            </a:lnTo>
                          </a:path>
                        </a:pathLst>
                      </a:custGeom>
                      <a:noFill/>
                      <a:ln w="22225" cap="rnd">
                        <a:solidFill>
                          <a:srgbClr val="C00000"/>
                        </a:solidFill>
                        <a:round/>
                      </a:ln>
                    </wps:spPr>
                    <wps:bodyPr/>
                  </wps:wsp>
                  <wps:wsp>
                    <wps:cNvPr id="28" name="MR"/>
                    <wps:cNvSpPr/>
                    <wps:spPr>
                      <a:xfrm>
                        <a:off x="1055056" y="2522699"/>
                        <a:ext cx="3671047" cy="9144"/>
                      </a:xfrm>
                      <a:custGeom>
                        <a:avLst/>
                        <a:gdLst/>
                        <a:ahLst/>
                        <a:cxnLst/>
                        <a:rect l="0" t="0" r="3671047" b="9144"/>
                        <a:pathLst>
                          <a:path w="3671047" h="9144">
                            <a:moveTo>
                              <a:pt x="0" y="0"/>
                            </a:moveTo>
                            <a:lnTo>
                              <a:pt x="3671047" y="0"/>
                            </a:lnTo>
                          </a:path>
                        </a:pathLst>
                      </a:custGeom>
                      <a:noFill/>
                      <a:ln w="22225" cap="rnd">
                        <a:solidFill>
                          <a:srgbClr val="0B2B4E"/>
                        </a:solidFill>
                        <a:round/>
                      </a:ln>
                    </wps:spPr>
                    <wps:bodyPr/>
                  </wps:wsp>
                  <wps:wsp>
                    <wps:cNvPr id="29" name="AVC"/>
                    <wps:cNvSpPr/>
                    <wps:spPr>
                      <a:xfrm>
                        <a:off x="1177424" y="2570352"/>
                        <a:ext cx="3671047" cy="190613"/>
                      </a:xfrm>
                      <a:custGeom>
                        <a:avLst/>
                        <a:gdLst/>
                        <a:ahLst/>
                        <a:cxnLst/>
                        <a:rect l="0" t="0" r="3671047" b="190613"/>
                        <a:pathLst>
                          <a:path w="3671047" h="190613">
                            <a:moveTo>
                              <a:pt x="0" y="0"/>
                            </a:moveTo>
                            <a:lnTo>
                              <a:pt x="244736" y="44675"/>
                            </a:lnTo>
                            <a:lnTo>
                              <a:pt x="489473" y="83393"/>
                            </a:lnTo>
                            <a:lnTo>
                              <a:pt x="734209" y="116155"/>
                            </a:lnTo>
                            <a:lnTo>
                              <a:pt x="978946" y="142960"/>
                            </a:lnTo>
                            <a:lnTo>
                              <a:pt x="1223682" y="163808"/>
                            </a:lnTo>
                            <a:lnTo>
                              <a:pt x="1468419" y="178700"/>
                            </a:lnTo>
                            <a:lnTo>
                              <a:pt x="1713155" y="187635"/>
                            </a:lnTo>
                            <a:lnTo>
                              <a:pt x="1957892" y="190613"/>
                            </a:lnTo>
                            <a:lnTo>
                              <a:pt x="2202628" y="187635"/>
                            </a:lnTo>
                            <a:lnTo>
                              <a:pt x="2447365" y="178700"/>
                            </a:lnTo>
                            <a:lnTo>
                              <a:pt x="2692101" y="163808"/>
                            </a:lnTo>
                            <a:lnTo>
                              <a:pt x="2936838" y="142960"/>
                            </a:lnTo>
                            <a:lnTo>
                              <a:pt x="3181574" y="116155"/>
                            </a:lnTo>
                            <a:lnTo>
                              <a:pt x="3426311" y="83393"/>
                            </a:lnTo>
                            <a:lnTo>
                              <a:pt x="3671047" y="44675"/>
                            </a:lnTo>
                          </a:path>
                        </a:pathLst>
                      </a:custGeom>
                      <a:noFill/>
                      <a:ln w="22225" cap="rnd">
                        <a:solidFill>
                          <a:srgbClr val="E09F3E"/>
                        </a:solidFill>
                        <a:round/>
                      </a:ln>
                    </wps:spPr>
                    <wps:bodyPr/>
                  </wps:wsp>
                  <wps:wsp>
                    <wps:cNvPr id="30" name="AFC"/>
                    <wps:cNvSpPr/>
                    <wps:spPr>
                      <a:xfrm>
                        <a:off x="1177424" y="1093100"/>
                        <a:ext cx="3671047" cy="1786999"/>
                      </a:xfrm>
                      <a:custGeom>
                        <a:avLst/>
                        <a:gdLst/>
                        <a:ahLst/>
                        <a:cxnLst/>
                        <a:rect l="0" t="0" r="3671047" b="1786999"/>
                        <a:pathLst>
                          <a:path w="3671047" h="1786999">
                            <a:moveTo>
                              <a:pt x="0" y="0"/>
                            </a:moveTo>
                            <a:lnTo>
                              <a:pt x="244736" y="953066"/>
                            </a:lnTo>
                            <a:lnTo>
                              <a:pt x="489473" y="1270755"/>
                            </a:lnTo>
                            <a:lnTo>
                              <a:pt x="734209" y="1429599"/>
                            </a:lnTo>
                            <a:lnTo>
                              <a:pt x="978946" y="1524906"/>
                            </a:lnTo>
                            <a:lnTo>
                              <a:pt x="1223682" y="1588444"/>
                            </a:lnTo>
                            <a:lnTo>
                              <a:pt x="1468419" y="1633828"/>
                            </a:lnTo>
                            <a:lnTo>
                              <a:pt x="1713155" y="1667866"/>
                            </a:lnTo>
                            <a:lnTo>
                              <a:pt x="1957892" y="1694340"/>
                            </a:lnTo>
                            <a:lnTo>
                              <a:pt x="2202628" y="1715519"/>
                            </a:lnTo>
                            <a:lnTo>
                              <a:pt x="2447365" y="1732848"/>
                            </a:lnTo>
                            <a:lnTo>
                              <a:pt x="2692101" y="1747288"/>
                            </a:lnTo>
                            <a:lnTo>
                              <a:pt x="2936838" y="1759507"/>
                            </a:lnTo>
                            <a:lnTo>
                              <a:pt x="3181574" y="1769980"/>
                            </a:lnTo>
                            <a:lnTo>
                              <a:pt x="3426311" y="1779057"/>
                            </a:lnTo>
                            <a:lnTo>
                              <a:pt x="3671047" y="1786999"/>
                            </a:lnTo>
                          </a:path>
                        </a:pathLst>
                      </a:custGeom>
                      <a:noFill/>
                      <a:ln w="22225" cap="rnd">
                        <a:solidFill>
                          <a:srgbClr val="7A5C2E"/>
                        </a:solidFill>
                        <a:round/>
                      </a:ln>
                    </wps:spPr>
                    <wps:bodyPr/>
                  </wps:wsp>
                  <wps:wsp>
                    <wps:cNvPr id="31" name="legend"/>
                    <wps:cNvSpPr/>
                    <wps:spPr>
                      <a:xfrm>
                        <a:off x="2596896" y="419252"/>
                        <a:ext cx="573623" cy="928116"/>
                      </a:xfrm>
                      <a:prstGeom prst="rect">
                        <a:avLst/>
                      </a:prstGeom>
                      <a:solidFill>
                        <a:srgbClr val="FFFFFF"/>
                      </a:solidFill>
                      <a:ln w="9525">
                        <a:solidFill>
                          <a:srgbClr val="0B2B4E"/>
                        </a:solidFill>
                      </a:ln>
                    </wps:spPr>
                    <wps:bodyPr/>
                  </wps:wsp>
                  <wps:wsp>
                    <wps:cNvPr id="32" name="legend mark"/>
                    <wps:cNvSpPr/>
                    <wps:spPr>
                      <a:xfrm>
                        <a:off x="2660904" y="563270"/>
                        <a:ext cx="182880" cy="1"/>
                      </a:xfrm>
                      <a:prstGeom prst="line">
                        <a:avLst/>
                      </a:prstGeom>
                      <a:noFill/>
                      <a:ln w="25400" cap="rnd">
                        <a:solidFill>
                          <a:srgbClr val="1B5E20"/>
                        </a:solidFill>
                        <a:round/>
                      </a:ln>
                    </wps:spPr>
                    <wps:bodyPr/>
                  </wps:wsp>
                  <wps:wsp>
                    <wps:cNvPr id="33" name="legend label"/>
                    <wps:cNvSpPr txBox="1"/>
                    <wps:spPr>
                      <a:xfrm>
                        <a:off x="2898648" y="483260"/>
                        <a:ext cx="262727" cy="160020"/>
                      </a:xfrm>
                      <a:prstGeom prst="rect">
                        <a:avLst/>
                      </a:prstGeom>
                      <a:noFill/>
                      <a:ln>
                        <a:noFill/>
                      </a:ln>
                    </wps:spPr>
                    <wps:txbx>
                      <w:txbxContent>
                        <w:p>
                          <w:pPr>
                            <w:spacing w:before="0" w:after="0" w:line="240" w:lineRule="auto"/>
                            <w:jc w:val="left"/>
                          </w:pPr>
                          <w:r>
                            <w:rPr>
                              <w:rFonts w:ascii="Calibri" w:hAnsi="Calibri" w:cs="Calibri"/>
                              <w:b/>
                              <w:color w:val="1B5E20"/>
                              <w:sz w:val="19"/>
                              <w:szCs w:val="19"/>
                            </w:rPr>
                            <w:t xml:space="preserve">MC</w:t>
                          </w:r>
                        </w:p>
                      </w:txbxContent>
                    </wps:txbx>
                    <wps:bodyPr rot="0" spcFirstLastPara="0" vertOverflow="overflow" horzOverflow="overflow" vert="horz" wrap="square" lIns="0" tIns="0" rIns="0" bIns="0" anchor="ctr" anchorCtr="0">
                      <a:noAutofit/>
                    </wps:bodyPr>
                  </wps:wsp>
                  <wps:wsp>
                    <wps:cNvPr id="34" name="legend mark"/>
                    <wps:cNvSpPr/>
                    <wps:spPr>
                      <a:xfrm>
                        <a:off x="2660904" y="723290"/>
                        <a:ext cx="182880" cy="1"/>
                      </a:xfrm>
                      <a:prstGeom prst="line">
                        <a:avLst/>
                      </a:prstGeom>
                      <a:noFill/>
                      <a:ln w="25400" cap="rnd">
                        <a:solidFill>
                          <a:srgbClr val="C00000"/>
                        </a:solidFill>
                        <a:round/>
                      </a:ln>
                    </wps:spPr>
                    <wps:bodyPr/>
                  </wps:wsp>
                  <wps:wsp>
                    <wps:cNvPr id="35" name="legend label"/>
                    <wps:cNvSpPr txBox="1"/>
                    <wps:spPr>
                      <a:xfrm>
                        <a:off x="2898648" y="643280"/>
                        <a:ext cx="262727" cy="160020"/>
                      </a:xfrm>
                      <a:prstGeom prst="rect">
                        <a:avLst/>
                      </a:prstGeom>
                      <a:noFill/>
                      <a:ln>
                        <a:noFill/>
                      </a:ln>
                    </wps:spPr>
                    <wps:txbx>
                      <w:txbxContent>
                        <w:p>
                          <w:pPr>
                            <w:spacing w:before="0" w:after="0" w:line="240" w:lineRule="auto"/>
                            <w:jc w:val="left"/>
                          </w:pPr>
                          <w:r>
                            <w:rPr>
                              <w:rFonts w:ascii="Calibri" w:hAnsi="Calibri" w:cs="Calibri"/>
                              <w:b/>
                              <w:color w:val="C00000"/>
                              <w:sz w:val="19"/>
                              <w:szCs w:val="19"/>
                            </w:rPr>
                            <w:t xml:space="preserve">ATC</w:t>
                          </w:r>
                        </w:p>
                      </w:txbxContent>
                    </wps:txbx>
                    <wps:bodyPr rot="0" spcFirstLastPara="0" vertOverflow="overflow" horzOverflow="overflow" vert="horz" wrap="square" lIns="0" tIns="0" rIns="0" bIns="0" anchor="ctr" anchorCtr="0">
                      <a:noAutofit/>
                    </wps:bodyPr>
                  </wps:wsp>
                  <wps:wsp>
                    <wps:cNvPr id="36" name="legend mark"/>
                    <wps:cNvSpPr/>
                    <wps:spPr>
                      <a:xfrm>
                        <a:off x="2660904" y="883310"/>
                        <a:ext cx="182880" cy="1"/>
                      </a:xfrm>
                      <a:prstGeom prst="line">
                        <a:avLst/>
                      </a:prstGeom>
                      <a:noFill/>
                      <a:ln w="25400" cap="rnd">
                        <a:solidFill>
                          <a:srgbClr val="0B2B4E"/>
                        </a:solidFill>
                        <a:round/>
                      </a:ln>
                    </wps:spPr>
                    <wps:bodyPr/>
                  </wps:wsp>
                  <wps:wsp>
                    <wps:cNvPr id="37" name="legend label"/>
                    <wps:cNvSpPr txBox="1"/>
                    <wps:spPr>
                      <a:xfrm>
                        <a:off x="2898648" y="803300"/>
                        <a:ext cx="262727" cy="160020"/>
                      </a:xfrm>
                      <a:prstGeom prst="rect">
                        <a:avLst/>
                      </a:prstGeom>
                      <a:noFill/>
                      <a:ln>
                        <a:noFill/>
                      </a:ln>
                    </wps:spPr>
                    <wps:txbx>
                      <w:txbxContent>
                        <w:p>
                          <w:pPr>
                            <w:spacing w:before="0" w:after="0" w:line="240" w:lineRule="auto"/>
                            <w:jc w:val="left"/>
                          </w:pPr>
                          <w:r>
                            <w:rPr>
                              <w:rFonts w:ascii="Calibri" w:hAnsi="Calibri" w:cs="Calibri"/>
                              <w:b/>
                              <w:color w:val="0B2B4E"/>
                              <w:sz w:val="19"/>
                              <w:szCs w:val="19"/>
                            </w:rPr>
                            <w:t xml:space="preserve">MR</w:t>
                          </w:r>
                        </w:p>
                      </w:txbxContent>
                    </wps:txbx>
                    <wps:bodyPr rot="0" spcFirstLastPara="0" vertOverflow="overflow" horzOverflow="overflow" vert="horz" wrap="square" lIns="0" tIns="0" rIns="0" bIns="0" anchor="ctr" anchorCtr="0">
                      <a:noAutofit/>
                    </wps:bodyPr>
                  </wps:wsp>
                  <wps:wsp>
                    <wps:cNvPr id="38" name="legend mark"/>
                    <wps:cNvSpPr/>
                    <wps:spPr>
                      <a:xfrm>
                        <a:off x="2660904" y="1043330"/>
                        <a:ext cx="182880" cy="1"/>
                      </a:xfrm>
                      <a:prstGeom prst="line">
                        <a:avLst/>
                      </a:prstGeom>
                      <a:noFill/>
                      <a:ln w="25400" cap="rnd">
                        <a:solidFill>
                          <a:srgbClr val="E09F3E"/>
                        </a:solidFill>
                        <a:round/>
                      </a:ln>
                    </wps:spPr>
                    <wps:bodyPr/>
                  </wps:wsp>
                  <wps:wsp>
                    <wps:cNvPr id="39" name="legend label"/>
                    <wps:cNvSpPr txBox="1"/>
                    <wps:spPr>
                      <a:xfrm>
                        <a:off x="2898648" y="963320"/>
                        <a:ext cx="262727" cy="160020"/>
                      </a:xfrm>
                      <a:prstGeom prst="rect">
                        <a:avLst/>
                      </a:prstGeom>
                      <a:noFill/>
                      <a:ln>
                        <a:noFill/>
                      </a:ln>
                    </wps:spPr>
                    <wps:txbx>
                      <w:txbxContent>
                        <w:p>
                          <w:pPr>
                            <w:spacing w:before="0" w:after="0" w:line="240" w:lineRule="auto"/>
                            <w:jc w:val="left"/>
                          </w:pPr>
                          <w:r>
                            <w:rPr>
                              <w:rFonts w:ascii="Calibri" w:hAnsi="Calibri" w:cs="Calibri"/>
                              <w:b/>
                              <w:color w:val="E09F3E"/>
                              <w:sz w:val="19"/>
                              <w:szCs w:val="19"/>
                            </w:rPr>
                            <w:t xml:space="preserve">AVC</w:t>
                          </w:r>
                        </w:p>
                      </w:txbxContent>
                    </wps:txbx>
                    <wps:bodyPr rot="0" spcFirstLastPara="0" vertOverflow="overflow" horzOverflow="overflow" vert="horz" wrap="square" lIns="0" tIns="0" rIns="0" bIns="0" anchor="ctr" anchorCtr="0">
                      <a:noAutofit/>
                    </wps:bodyPr>
                  </wps:wsp>
                  <wps:wsp>
                    <wps:cNvPr id="40" name="legend mark"/>
                    <wps:cNvSpPr/>
                    <wps:spPr>
                      <a:xfrm>
                        <a:off x="2660904" y="1203350"/>
                        <a:ext cx="182880" cy="1"/>
                      </a:xfrm>
                      <a:prstGeom prst="line">
                        <a:avLst/>
                      </a:prstGeom>
                      <a:noFill/>
                      <a:ln w="25400" cap="rnd">
                        <a:solidFill>
                          <a:srgbClr val="7A5C2E"/>
                        </a:solidFill>
                        <a:round/>
                      </a:ln>
                    </wps:spPr>
                    <wps:bodyPr/>
                  </wps:wsp>
                  <wps:wsp>
                    <wps:cNvPr id="41" name="legend label"/>
                    <wps:cNvSpPr txBox="1"/>
                    <wps:spPr>
                      <a:xfrm>
                        <a:off x="2898648" y="1123340"/>
                        <a:ext cx="262727" cy="160020"/>
                      </a:xfrm>
                      <a:prstGeom prst="rect">
                        <a:avLst/>
                      </a:prstGeom>
                      <a:noFill/>
                      <a:ln>
                        <a:noFill/>
                      </a:ln>
                    </wps:spPr>
                    <wps:txbx>
                      <w:txbxContent>
                        <w:p>
                          <w:pPr>
                            <w:spacing w:before="0" w:after="0" w:line="240" w:lineRule="auto"/>
                            <w:jc w:val="left"/>
                          </w:pPr>
                          <w:r>
                            <w:rPr>
                              <w:rFonts w:ascii="Calibri" w:hAnsi="Calibri" w:cs="Calibri"/>
                              <w:b/>
                              <w:color w:val="7A5C2E"/>
                              <w:sz w:val="19"/>
                              <w:szCs w:val="19"/>
                            </w:rPr>
                            <w:t xml:space="preserve">AFC</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Figure 2 – AFC, AVC, ATC, MC and MR</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From Table 1, profits are highest at an output of 12,000, which is therefore the optimal output. At that output, profits equal $8,480.</w:t>
      </w:r>
    </w:p>
    <w:p>
      <w:pPr>
        <w:spacing w:before="0" w:after="180"/>
        <w:jc w:val="both"/>
      </w:pPr>
      <w:r>
        <w:rPr>
          <w:rFonts w:ascii="Calibri" w:hAnsi="Calibri" w:eastAsia="Calibri" w:cs="Calibri"/>
          <w:b w:val="0"/>
          <w:i w:val="0"/>
          <w:u w:val="none"/>
        </w:rPr>
        <w:t xml:space="preserve">If production could be adjusted more finely, we would want to produce slightly </w:t>
      </w:r>
      <w:r>
        <w:rPr>
          <w:rFonts w:ascii="Calibri" w:hAnsi="Calibri" w:eastAsia="Calibri" w:cs="Calibri"/>
          <w:b/>
          <w:i w:val="0"/>
          <w:u w:val="none"/>
        </w:rPr>
        <w:t>less</w:t>
      </w:r>
      <w:r>
        <w:rPr>
          <w:rFonts w:ascii="Calibri" w:hAnsi="Calibri" w:eastAsia="Calibri" w:cs="Calibri"/>
          <w:b w:val="0"/>
          <w:i w:val="0"/>
          <w:u w:val="none"/>
        </w:rPr>
        <w:t xml:space="preserve"> than 12,000. At the optimum MR = MC. Moving from 12,000 to 13,000 costs </w:t>
      </w:r>
      <w:ins w:id="902" w:author="Claude (proposed)" w:date="2026-09-06T00:00:00Z">
        <w:r>
          <w:rPr>
            <w:rFonts w:ascii="Calibri" w:hAnsi="Calibri" w:eastAsia="Calibri" w:cs="Calibri"/>
            <w:b w:val="0"/>
            <w:i w:val="0"/>
            <w:u w:val="none"/>
          </w:rPr>
          <w:t>$7.20 per bat (the MC on the border between those two rows), against an MR of $6.40</w:t>
        </w:r>
      </w:ins>
      <w:del w:id="903" w:author="Claude (proposed)" w:date="2026-09-06T00:00:00Z">
        <w:r>
          <w:rPr>
            <w:rFonts w:ascii="Calibri" w:hAnsi="Calibri" w:eastAsia="Calibri" w:cs="Calibri"/>
            <w:b w:val="0"/>
            <w:i w:val="0"/>
            <w:u w:val="none"/>
          </w:rPr>
          <w:delText>MR = $6.40 &lt; $7.20 = MC</w:delText>
        </w:r>
      </w:del>
      <w:r>
        <w:rPr>
          <w:rFonts w:ascii="Calibri" w:hAnsi="Calibri" w:eastAsia="Calibri" w:cs="Calibri"/>
          <w:b w:val="0"/>
          <w:i w:val="0"/>
          <w:u w:val="none"/>
        </w:rPr>
        <w:t>, so the next block of output would contribute negatively to profit, and the exact optimum lies somewhat below 12,000.</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We reconstruct the same table at a price of $5.50, adjusting the TR and MR columns (Table 2 below). At $5.50 the optimal output is 11,000, where profits are highest — that is, least negative.</w:t>
      </w:r>
    </w:p>
    <w:p>
      <w:pPr>
        <w:spacing w:before="0" w:after="180"/>
        <w:jc w:val="both"/>
      </w:pPr>
      <w:r>
        <w:rPr>
          <w:rFonts w:ascii="Calibri" w:hAnsi="Calibri" w:eastAsia="Calibri" w:cs="Calibri"/>
          <w:b w:val="0"/>
          <w:i w:val="0"/>
          <w:u w:val="none"/>
        </w:rPr>
        <w:t xml:space="preserve">At that output ATC = $5.70, which is above the price of $5.50, so the firm makes a loss after paying fixed costs. Nevertheless AVC = $3.40 is below the price, so </w:t>
      </w:r>
      <w:del w:id="904" w:author="Claude (proposed)" w:date="2026-09-06T00:00:00Z">
        <w:r>
          <w:rPr>
            <w:rFonts w:ascii="Calibri" w:hAnsi="Calibri" w:eastAsia="Calibri" w:cs="Calibri"/>
            <w:b w:val="0"/>
            <w:i w:val="0"/>
            <w:u w:val="none"/>
          </w:rPr>
          <w:delText>the firm should operate</w:delText>
        </w:r>
      </w:del>
      <w:ins w:id="905" w:author="Claude (proposed)" w:date="2026-09-06T00:00:00Z">
        <w:r>
          <w:rPr>
            <w:rFonts w:ascii="Calibri" w:hAnsi="Calibri" w:eastAsia="Calibri" w:cs="Calibri"/>
            <w:b w:val="0"/>
            <w:i w:val="0"/>
            <w:u w:val="none"/>
          </w:rPr>
          <w:t>the firm should continue to produce</w:t>
        </w:r>
      </w:ins>
      <w:r>
        <w:rPr>
          <w:rFonts w:ascii="Calibri" w:hAnsi="Calibri" w:eastAsia="Calibri" w:cs="Calibri"/>
          <w:b w:val="0"/>
          <w:i w:val="0"/>
          <w:u w:val="none"/>
        </w:rPr>
        <w:t>, because doing so contributes to covering its fixed costs.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749"/>
        <w:gridCol w:w="806"/>
        <w:gridCol w:w="634"/>
        <w:gridCol w:w="662"/>
        <w:gridCol w:w="576"/>
        <w:gridCol w:w="605"/>
        <w:gridCol w:w="605"/>
        <w:gridCol w:w="749"/>
        <w:gridCol w:w="720"/>
        <w:gridCol w:w="576"/>
        <w:gridCol w:w="576"/>
      </w:tblGrid>
      <w:tr>
        <w:trPr>
          <w:cantSplit/>
        </w:trPr>
        <w:tc>
          <w:tcPr>
            <w:tcW w:type="dxa" w:w="749"/>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Output</w:t>
            </w:r>
          </w:p>
        </w:tc>
        <w:tc>
          <w:tcPr>
            <w:tcW w:type="dxa" w:w="80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Total Cost</w:t>
            </w:r>
          </w:p>
        </w:tc>
        <w:tc>
          <w:tcPr>
            <w:tcW w:type="dxa" w:w="634"/>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TFC</w:t>
            </w:r>
          </w:p>
        </w:tc>
        <w:tc>
          <w:tcPr>
            <w:tcW w:type="dxa" w:w="662"/>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TVC</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AFC</w:t>
            </w:r>
          </w:p>
        </w:tc>
        <w:tc>
          <w:tcPr>
            <w:tcW w:type="dxa" w:w="605"/>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AVC</w:t>
            </w:r>
          </w:p>
        </w:tc>
        <w:tc>
          <w:tcPr>
            <w:tcW w:type="dxa" w:w="605"/>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ATC</w:t>
            </w:r>
          </w:p>
        </w:tc>
        <w:tc>
          <w:tcPr>
            <w:tcW w:type="dxa" w:w="749"/>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TR</w:t>
            </w:r>
          </w:p>
        </w:tc>
        <w:tc>
          <w:tcPr>
            <w:tcW w:type="dxa" w:w="720"/>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Profit</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MC</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MR</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576"/>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keepNext/>
              <w:spacing w:before="0" w:after="0"/>
              <w:jc w:val="center"/>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1" name="fade 3041"/>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5.8</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2" name="fade 3042"/>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31,360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5,760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31.4</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−25,860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3" name="fade 3043"/>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4.6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4" name="fade 3044"/>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35,920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10,320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12.8</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18.0</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11,000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−24,920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5" name="fade 3045"/>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3.6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6" name="fade 3046"/>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39,520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13,920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8.5</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13.2</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−23,020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7" name="fade 3047"/>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2.9</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8" name="fade 3048"/>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42,400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16,800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6.4</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10.6</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22,000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−20,400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4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49" name="fade 3049"/>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2.4</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0" name="fade 3050"/>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44,800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19,200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5.1</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9.0</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27,500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−17,300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1" name="fade 3051"/>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2.2</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2" name="fade 3052"/>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46,960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21,360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4.3</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7.8</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33,000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−13,960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3" name="fade 3053"/>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2.2</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4" name="fade 3054"/>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49,120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23,520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3.7</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3.4</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7.0</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38,500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−10,620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5" name="fade 3055"/>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2.4</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6" name="fade 3056"/>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51,520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25,920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6.4</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44,000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−7,520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7" name="fade 3057"/>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2.9</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8" name="fade 3058"/>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54,400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28,800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5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59" name="fade 3059"/>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3.6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0" name="fade 3060"/>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58,000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32,400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55,000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−3,000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1" name="fade 3061"/>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6E8C9"/>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4.6</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2" name="fade 3062"/>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6E8C9"/>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11,000</w:t>
            </w:r>
          </w:p>
        </w:tc>
        <w:tc>
          <w:tcPr>
            <w:tcW w:type="dxa" w:w="806"/>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62,560</w:t>
            </w:r>
          </w:p>
        </w:tc>
        <w:tc>
          <w:tcPr>
            <w:tcW w:type="dxa" w:w="634"/>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25,600</w:t>
            </w:r>
          </w:p>
        </w:tc>
        <w:tc>
          <w:tcPr>
            <w:tcW w:type="dxa" w:w="662"/>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36,960</w:t>
            </w:r>
          </w:p>
        </w:tc>
        <w:tc>
          <w:tcPr>
            <w:tcW w:type="dxa" w:w="576"/>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2.3</w:t>
            </w:r>
          </w:p>
        </w:tc>
        <w:tc>
          <w:tcPr>
            <w:tcW w:type="dxa" w:w="605"/>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3.4</w:t>
            </w:r>
          </w:p>
        </w:tc>
        <w:tc>
          <w:tcPr>
            <w:tcW w:type="dxa" w:w="605"/>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5.7</w:t>
            </w:r>
          </w:p>
        </w:tc>
        <w:tc>
          <w:tcPr>
            <w:tcW w:type="dxa" w:w="749"/>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60,500</w:t>
            </w:r>
          </w:p>
        </w:tc>
        <w:tc>
          <w:tcPr>
            <w:tcW w:type="dxa" w:w="720"/>
            <w:vMerge w:val="restart"/>
            <w:shd w:val="clear" w:color="auto" w:fill="F6E8C9"/>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i w:val="0"/>
                <w:color w:val="0B2B4E"/>
                <w:sz w:val="16"/>
                <w:u w:val="none"/>
              </w:rPr>
              <w:t>−2,060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3" name="fade 3063"/>
                  <wp:cNvGraphicFramePr/>
                  <a:graphic>
                    <a:graphicData uri="http://schemas.microsoft.com/office/word/2010/wordprocessingShape">
                      <wps:wsp>
                        <wps:cNvSpPr/>
                        <wps:spPr bwMode="auto">
                          <a:xfrm>
                            <a:off x="0" y="0"/>
                            <a:ext cx="365760" cy="269850"/>
                          </a:xfrm>
                          <a:prstGeom prst="rect">
                            <a:avLst/>
                          </a:prstGeom>
                          <a:gradFill rotWithShape="1">
                            <a:gsLst>
                              <a:gs pos="0">
                                <a:srgbClr val="F6E8C9"/>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i w:val="0"/>
                <w:color w:val="0B2B4E"/>
                <w:sz w:val="16"/>
                <w:u w:val="none"/>
              </w:rPr>
              <w:t>5.8</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4" name="fade 3064"/>
                  <wp:cNvGraphicFramePr/>
                  <a:graphic>
                    <a:graphicData uri="http://schemas.microsoft.com/office/word/2010/wordprocessingShape">
                      <wps:wsp>
                        <wps:cNvSpPr/>
                        <wps:spPr bwMode="auto">
                          <a:xfrm>
                            <a:off x="0" y="0"/>
                            <a:ext cx="365760" cy="269850"/>
                          </a:xfrm>
                          <a:prstGeom prst="rect">
                            <a:avLst/>
                          </a:prstGeom>
                          <a:gradFill rotWithShape="1">
                            <a:gsLst>
                              <a:gs pos="0">
                                <a:srgbClr val="F6E8C9"/>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68,320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42,720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2.1</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5.7</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66,000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−2,320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5" name="fade 3065"/>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7.2</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6" name="fade 3066"/>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75,520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49,920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3.8</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71,500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−4,020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7" name="fade 3067"/>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8.9</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8" name="fade 3068"/>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14,000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84,400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58,800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1.8</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77,000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−7,400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6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69" name="fade 3069"/>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10.8</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7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70" name="fade 3070"/>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15,000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95,200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69,600</w:t>
            </w: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1.7</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w:t>
            </w: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6.3</w:t>
            </w: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82,500</w:t>
            </w: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−12,700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7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71" name="fade 3071"/>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13.0</w:t>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7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72" name="fade 3072"/>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r>
              <w:rPr>
                <w:rFonts w:ascii="Calibri" w:hAnsi="Calibri" w:eastAsia="Calibri" w:cs="Calibri"/>
                <w:b w:val="0"/>
                <w:i w:val="0"/>
                <w:color w:val="0B2B4E"/>
                <w:sz w:val="16"/>
                <w:u w:val="none"/>
              </w:rPr>
              <w:t>5.50</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108,160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82,560</w:t>
            </w: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5.2</w:t>
            </w: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6.8</w:t>
            </w: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88,000</w:t>
            </w: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−20,160</w:t>
            </w: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576"/>
            <w:shd w:val="clear" w:color="auto" w:fill="FFFFFF"/>
            <w:tcMar>
              <w:top w:w="0" w:type="dxa"/>
              <w:start w:w="72" w:type="dxa"/>
              <w:bottom w:w="0" w:type="dxa"/>
              <w:end w:w="72" w:type="dxa"/>
            </w:tcMar>
            <w:vAlign w:val="center"/>
          </w:tcPr>
          <w:p>
            <w:pPr>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spacing w:before="0" w:after="0"/>
              <w:jc w:val="center"/>
              <w:rPr>
                <w:sz w:val="16"/>
                <w:szCs w:val="16"/>
              </w:rPr>
            </w:pPr>
          </w:p>
        </w:tc>
      </w:tr>
    </w:tbl>
    <w:p>
      <w:pPr>
        <w:spacing w:before="80" w:after="160"/>
        <w:jc w:val="center"/>
      </w:pPr>
      <w:r>
        <w:rPr>
          <w:rFonts w:ascii="Calibri" w:hAnsi="Calibri" w:eastAsia="Calibri" w:cs="Calibri"/>
          <w:b w:val="0"/>
          <w:i/>
          <w:color w:val="555B66"/>
          <w:sz w:val="18"/>
          <w:u w:val="none"/>
        </w:rPr>
        <w:t>Table 2 – costs and revenues at a price of $5.50</w:t>
      </w:r>
    </w:p>
    <w:p>
      <w:pPr>
        <w:spacing w:before="0" w:after="180"/>
        <w:jc w:val="both"/>
      </w:pPr>
      <w:ins w:id="906" w:author="Claude (proposed)" w:date="2026-09-06T00:00:00Z">
        <w:r>
          <w:rPr>
            <w:rFonts w:ascii="Calibri" w:hAnsi="Calibri" w:eastAsia="Calibri" w:cs="Calibri"/>
            <w:b w:val="0"/>
            <w:i w:val="0"/>
            <w:u w:val="none"/>
          </w:rPr>
          <w:t>Note that the total-revenue column is now 5.50 × Q. In an earlier version of this key it still showed the $6.40 revenues, which contradicted the profit column on every row.</w:t>
        </w:r>
      </w:ins>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Basketball Production</w:t>
      </w:r>
      <w:r>
        <w:rPr>
          <w:rFonts w:ascii="Calibri" w:hAnsi="Calibri" w:eastAsia="Calibri" w:cs="Calibri"/>
          <w:b w:val="0"/>
          <w:i w:val="0"/>
          <w:u w:val="none"/>
        </w:rPr>
        <w:tab/>
      </w:r>
      <w:r>
        <w:rPr>
          <w:rFonts w:ascii="Calibri" w:hAnsi="Calibri" w:eastAsia="Calibri" w:cs="Calibri"/>
          <w:b/>
          <w:i w:val="0"/>
          <w:color w:val="E09F3E"/>
          <w:sz w:val="22"/>
          <w:u w:val="none"/>
        </w:rPr>
        <w:t>(30 points)</w:t>
      </w:r>
    </w:p>
    <w:p>
      <w:pPr>
        <w:keepNext/>
        <w:spacing w:before="0" w:after="100"/>
      </w:pPr>
      <w:r>
        <w:rPr>
          <w:rFonts w:ascii="Calibri" w:hAnsi="Calibri" w:eastAsia="Calibri" w:cs="Calibri"/>
          <w:b w:val="0"/>
          <w:i/>
          <w:color w:val="555B66"/>
          <w:sz w:val="19"/>
          <w:u w:val="none"/>
        </w:rPr>
        <w:t>Draws on:  Module 4 – Profit Maximization of a Price Taker in the Short Run</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Marginal cost under the old technology is</w:t>
      </w:r>
    </w:p>
    <w:p>
      <w:pPr>
        <w:spacing w:before="60" w:after="80"/>
      </w:pPr>
      <m:oMathPara>
        <m:oMath>
          <m:sSub>
            <m:sSubPr>
              <m:ctrlPr>
                <w:rPr>
                  <w:rFonts w:ascii="Cambria Math" w:hAnsi="Cambria Math"/>
                  <w:i/>
                </w:rPr>
              </m:ctrlPr>
            </m:sSubPr>
            <m:e>
              <m:r>
                <m:rPr>
                  <m:sty m:val="p"/>
                </m:rPr>
                <w:rPr>
                  <w:rFonts w:ascii="Cambria Math" w:hAnsi="Cambria Math"/>
                </w:rPr>
                <m:t xml:space="preserve">MC</m:t>
              </m:r>
            </m:e>
            <m:sub>
              <m:r>
                <w:rPr>
                  <w:rFonts w:ascii="Cambria Math" w:hAnsi="Cambria Math"/>
                </w:rPr>
                <m:t xml:space="preserve">O</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Q</m:t>
          </m:r>
        </m:oMath>
      </m:oMathPara>
    </w:p>
    <w:p>
      <w:pPr>
        <w:spacing w:before="0" w:after="40"/>
        <w:jc w:val="both"/>
      </w:pPr>
      <w:r>
        <w:rPr>
          <w:rFonts w:ascii="Calibri" w:hAnsi="Calibri" w:eastAsia="Calibri" w:cs="Calibri"/>
          <w:b w:val="0"/>
          <w:i w:val="0"/>
          <w:sz w:val="22"/>
          <w:u w:val="none"/>
        </w:rPr>
        <w:t>To obtain optimal output, set marginal cost equal to the price, which for a price taker is also marginal revenue:</w:t>
      </w:r>
    </w:p>
    <w:p>
      <w:pPr>
        <w:spacing w:before="40" w:after="100"/>
      </w:pPr>
      <m:oMathPara>
        <m:oMath>
          <m:sSub>
            <m:sSubPr>
              <m:ctrlPr>
                <w:rPr>
                  <w:rFonts w:ascii="Cambria Math" w:hAnsi="Cambria Math"/>
                  <w:i/>
                </w:rPr>
              </m:ctrlPr>
            </m:sSubPr>
            <m:e>
              <m:r>
                <m:rPr>
                  <m:sty m:val="p"/>
                </m:rPr>
                <w:rPr>
                  <w:rFonts w:ascii="Cambria Math" w:hAnsi="Cambria Math"/>
                </w:rPr>
                <m:t xml:space="preserve">MC</m:t>
              </m:r>
            </m:e>
            <m:sub>
              <m:r>
                <w:rPr>
                  <w:rFonts w:ascii="Cambria Math" w:hAnsi="Cambria Math"/>
                </w:rPr>
                <m:t xml:space="preserve">O</m:t>
              </m:r>
            </m:sub>
          </m:sSub>
          <m:r>
            <w:rPr>
              <w:rFonts w:ascii="Cambria Math" w:hAnsi="Cambria Math"/>
            </w:rPr>
            <m:t xml:space="preserve">=</m:t>
          </m:r>
          <m:r>
            <w:rPr>
              <w:rFonts w:ascii="Cambria Math" w:hAnsi="Cambria Math"/>
            </w:rPr>
            <m:t xml:space="preserve">P</m:t>
          </m:r>
          <m:r>
            <w:rPr>
              <w:rFonts w:ascii="Cambria Math" w:hAnsi="Cambria Math"/>
            </w:rPr>
            <m:t xml:space="preserve">=</m:t>
          </m:r>
          <m:r>
            <m:rPr>
              <m:sty m:val="p"/>
            </m:rPr>
            <w:rPr>
              <w:rFonts w:ascii="Cambria Math" w:hAnsi="Cambria Math"/>
            </w:rPr>
            <m:t xml:space="preserve">MR</m:t>
          </m:r>
          <m:r>
            <w:rPr>
              <w:rFonts w:ascii="Cambria Math" w:hAnsi="Cambria Math"/>
            </w:rPr>
            <m:t xml:space="preserve">=</m:t>
          </m:r>
          <m:r>
            <w:rPr>
              <w:rFonts w:ascii="Cambria Math" w:hAnsi="Cambria Math"/>
            </w:rPr>
            <m:t xml:space="preserve">10</m:t>
          </m:r>
          <m:r>
            <w:rPr>
              <w:rFonts w:ascii="Cambria Math" w:hAnsi="Cambria Math"/>
            </w:rPr>
            <m:t xml:space="preserve">  ⇒  </m:t>
          </m:r>
          <m:r>
            <w:rPr>
              <w:rFonts w:ascii="Cambria Math" w:hAnsi="Cambria Math"/>
            </w:rPr>
            <m:t xml:space="preserve">2</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10</m:t>
          </m:r>
          <m:r>
            <w:rPr>
              <w:rFonts w:ascii="Cambria Math" w:hAnsi="Cambria Math"/>
            </w:rPr>
            <m:t xml:space="preserve">  ⇒  </m:t>
          </m:r>
          <m:sSub>
            <m:sSubPr>
              <m:ctrlPr>
                <w:rPr>
                  <w:rFonts w:ascii="Cambria Math" w:hAnsi="Cambria Math"/>
                  <w:i/>
                </w:rPr>
              </m:ctrlPr>
            </m:sSubPr>
            <m:e>
              <m:r>
                <w:rPr>
                  <w:rFonts w:ascii="Cambria Math" w:hAnsi="Cambria Math"/>
                </w:rPr>
                <m:t xml:space="preserve">Q</m:t>
              </m:r>
            </m:e>
            <m:sub>
              <m:r>
                <w:rPr>
                  <w:rFonts w:ascii="Cambria Math" w:hAnsi="Cambria Math"/>
                </w:rPr>
                <m:t xml:space="preserve">O</m:t>
              </m:r>
            </m:sub>
          </m:sSub>
          <m:r>
            <w:rPr>
              <w:rFonts w:ascii="Cambria Math" w:hAnsi="Cambria Math"/>
            </w:rPr>
            <m:t xml:space="preserve">=</m:t>
          </m:r>
          <m:r>
            <w:rPr>
              <w:rFonts w:ascii="Cambria Math" w:hAnsi="Cambria Math"/>
            </w:rPr>
            <m:t xml:space="preserve">8</m:t>
          </m:r>
        </m:oMath>
      </m:oMathPara>
    </w:p>
    <w:p>
      <w:pPr>
        <w:spacing w:before="0" w:after="40"/>
        <w:jc w:val="both"/>
      </w:pPr>
      <w:r>
        <w:rPr>
          <w:rFonts w:ascii="Calibri" w:hAnsi="Calibri" w:eastAsia="Calibri" w:cs="Calibri"/>
          <w:b w:val="0"/>
          <w:i w:val="0"/>
          <w:sz w:val="22"/>
          <w:u w:val="none"/>
        </w:rPr>
        <w:t>At this production volume,</w:t>
      </w:r>
    </w:p>
    <w:p>
      <w:pPr>
        <w:spacing w:before="40" w:after="100"/>
      </w:pPr>
      <m:oMathPara>
        <m:oMath>
          <m:sSub>
            <m:sSubPr>
              <m:ctrlPr>
                <w:rPr>
                  <w:rFonts w:ascii="Cambria Math" w:hAnsi="Cambria Math"/>
                  <w:i/>
                </w:rPr>
              </m:ctrlPr>
            </m:sSubPr>
            <m:e>
              <m:r>
                <m:rPr>
                  <m:sty m:val="p"/>
                </m:rPr>
                <w:rPr>
                  <w:rFonts w:ascii="Cambria Math" w:hAnsi="Cambria Math"/>
                </w:rPr>
                <m:t xml:space="preserve">TC</m:t>
              </m:r>
            </m:e>
            <m:sub>
              <m:r>
                <w:rPr>
                  <w:rFonts w:ascii="Cambria Math" w:hAnsi="Cambria Math"/>
                </w:rPr>
                <m:t xml:space="preserve">O</m:t>
              </m:r>
            </m:sub>
          </m:sSub>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0.5</m:t>
          </m:r>
          <m:r>
            <w:rPr>
              <w:rFonts w:ascii="Cambria Math" w:hAnsi="Cambria Math"/>
            </w:rPr>
            <m:t xml:space="preserve">⋅</m:t>
          </m:r>
          <m:sSup>
            <m:sSupPr>
              <m:ctrlPr>
                <w:rPr>
                  <w:rFonts w:ascii="Cambria Math" w:hAnsi="Cambria Math"/>
                  <w:i/>
                </w:rPr>
              </m:ctrlPr>
            </m:sSupPr>
            <m:e>
              <m:r>
                <w:rPr>
                  <w:rFonts w:ascii="Cambria Math" w:hAnsi="Cambria Math"/>
                </w:rPr>
                <m:t xml:space="preserve">8</m:t>
              </m:r>
            </m:e>
            <m:sup>
              <m:r>
                <m:rPr>
                  <m:sty m:val="p"/>
                </m:rPr>
                <w:rPr>
                  <w:rFonts w:ascii="Cambria Math" w:hAnsi="Cambria Math"/>
                </w:rPr>
                <m:t xml:space="preserve">2</m:t>
              </m:r>
            </m:sup>
          </m:sSup>
          <m:r>
            <w:rPr>
              <w:rFonts w:ascii="Cambria Math" w:hAnsi="Cambria Math"/>
            </w:rPr>
            <m:t xml:space="preserve">=</m:t>
          </m:r>
          <m:r>
            <w:rPr>
              <w:rFonts w:ascii="Cambria Math" w:hAnsi="Cambria Math"/>
            </w:rPr>
            <m:t xml:space="preserve">98</m:t>
          </m:r>
        </m:oMath>
      </m:oMathPara>
    </w:p>
    <w:p>
      <w:pPr>
        <w:spacing w:before="0" w:after="40"/>
        <w:jc w:val="both"/>
      </w:pPr>
      <w:r>
        <w:rPr>
          <w:rFonts w:ascii="Calibri" w:hAnsi="Calibri" w:eastAsia="Calibri" w:cs="Calibri"/>
          <w:b w:val="0"/>
          <w:i w:val="0"/>
          <w:sz w:val="22"/>
          <w:u w:val="none"/>
        </w:rPr>
        <w:t>so profits are:</w:t>
      </w:r>
    </w:p>
    <w:p>
      <w:pPr>
        <w:spacing w:before="80" w:after="160"/>
      </w:pPr>
      <m:oMathPara>
        <m:oMath>
          <m:sSub>
            <m:sSubPr>
              <m:ctrlPr>
                <w:rPr>
                  <w:rFonts w:ascii="Cambria Math" w:hAnsi="Cambria Math"/>
                  <w:color w:val="C00000"/>
                  <w:i/>
                </w:rPr>
              </m:ctrlPr>
            </m:sSubPr>
            <m:e>
              <m:r>
                <w:rPr>
                  <w:rFonts w:ascii="Cambria Math" w:hAnsi="Cambria Math"/>
                  <w:color w:val="C00000"/>
                </w:rPr>
                <m:t xml:space="preserve">π</m:t>
              </m:r>
            </m:e>
            <m:sub>
              <m:r>
                <w:rPr>
                  <w:rFonts w:ascii="Cambria Math" w:hAnsi="Cambria Math"/>
                  <w:color w:val="C00000"/>
                </w:rPr>
                <m:t xml:space="preserve">O</m:t>
              </m:r>
            </m:sub>
          </m:sSub>
          <m:r>
            <w:rPr>
              <w:rFonts w:ascii="Cambria Math" w:hAnsi="Cambria Math"/>
              <w:color w:val="C00000"/>
            </w:rPr>
            <m:t xml:space="preserve">=</m:t>
          </m:r>
          <m:r>
            <w:rPr>
              <w:rFonts w:ascii="Cambria Math" w:hAnsi="Cambria Math"/>
              <w:color w:val="C00000"/>
            </w:rPr>
            <m:t xml:space="preserve">P</m:t>
          </m:r>
          <m:r>
            <w:rPr>
              <w:rFonts w:ascii="Cambria Math" w:hAnsi="Cambria Math"/>
              <w:color w:val="C00000"/>
            </w:rPr>
            <m:t xml:space="preserve">⋅</m:t>
          </m:r>
          <m:sSub>
            <m:sSubPr>
              <m:ctrlPr>
                <w:rPr>
                  <w:rFonts w:ascii="Cambria Math" w:hAnsi="Cambria Math"/>
                  <w:color w:val="C00000"/>
                  <w:i/>
                </w:rPr>
              </m:ctrlPr>
            </m:sSubPr>
            <m:e>
              <m:r>
                <w:rPr>
                  <w:rFonts w:ascii="Cambria Math" w:hAnsi="Cambria Math"/>
                  <w:color w:val="C00000"/>
                </w:rPr>
                <m:t xml:space="preserve">Q</m:t>
              </m:r>
            </m:e>
            <m:sub>
              <m:r>
                <w:rPr>
                  <w:rFonts w:ascii="Cambria Math" w:hAnsi="Cambria Math"/>
                  <w:color w:val="C00000"/>
                </w:rPr>
                <m:t xml:space="preserve">O</m:t>
              </m:r>
            </m:sub>
          </m:sSub>
          <m:r>
            <w:rPr>
              <w:rFonts w:ascii="Cambria Math" w:hAnsi="Cambria Math"/>
              <w:color w:val="C00000"/>
            </w:rPr>
            <m:t xml:space="preserve">−</m:t>
          </m:r>
          <m:sSub>
            <m:sSubPr>
              <m:ctrlPr>
                <w:rPr>
                  <w:rFonts w:ascii="Cambria Math" w:hAnsi="Cambria Math"/>
                  <w:color w:val="C00000"/>
                  <w:i/>
                </w:rPr>
              </m:ctrlPr>
            </m:sSubPr>
            <m:e>
              <m:r>
                <m:rPr>
                  <m:sty m:val="p"/>
                </m:rPr>
                <w:rPr>
                  <w:rFonts w:ascii="Cambria Math" w:hAnsi="Cambria Math"/>
                  <w:color w:val="C00000"/>
                </w:rPr>
                <m:t xml:space="preserve">TC</m:t>
              </m:r>
            </m:e>
            <m:sub>
              <m:r>
                <w:rPr>
                  <w:rFonts w:ascii="Cambria Math" w:hAnsi="Cambria Math"/>
                  <w:color w:val="C00000"/>
                </w:rPr>
                <m:t xml:space="preserve">O</m:t>
              </m:r>
            </m:sub>
          </m:sSub>
          <m:r>
            <w:rPr>
              <w:rFonts w:ascii="Cambria Math" w:hAnsi="Cambria Math"/>
              <w:color w:val="C00000"/>
            </w:rPr>
            <m:t xml:space="preserve">=</m:t>
          </m:r>
          <m:r>
            <w:rPr>
              <w:rFonts w:ascii="Cambria Math" w:hAnsi="Cambria Math"/>
              <w:color w:val="C00000"/>
            </w:rPr>
            <m:t xml:space="preserve">80</m:t>
          </m:r>
          <m:r>
            <w:rPr>
              <w:rFonts w:ascii="Cambria Math" w:hAnsi="Cambria Math"/>
              <w:color w:val="C00000"/>
            </w:rPr>
            <m:t xml:space="preserve">−</m:t>
          </m:r>
          <m:r>
            <w:rPr>
              <w:rFonts w:ascii="Cambria Math" w:hAnsi="Cambria Math"/>
              <w:color w:val="C00000"/>
            </w:rPr>
            <m:t xml:space="preserve">98</m:t>
          </m:r>
          <m:r>
            <w:rPr>
              <w:rFonts w:ascii="Cambria Math" w:hAnsi="Cambria Math"/>
              <w:color w:val="C00000"/>
            </w:rPr>
            <m:t xml:space="preserve">=</m:t>
          </m:r>
          <m:r>
            <w:rPr>
              <w:rFonts w:ascii="Cambria Math" w:hAnsi="Cambria Math"/>
              <w:color w:val="C00000"/>
            </w:rPr>
            <m:t xml:space="preserve">−18</m:t>
          </m:r>
        </m:oMath>
      </m:oMathPara>
    </w:p>
    <w:p>
      <w:pPr>
        <w:spacing w:before="0" w:after="180"/>
        <w:jc w:val="both"/>
      </w:pPr>
      <w:r>
        <w:rPr>
          <w:rFonts w:ascii="Calibri" w:hAnsi="Calibri" w:eastAsia="Calibri" w:cs="Calibri"/>
          <w:b w:val="0"/>
          <w:i w:val="0"/>
          <w:sz w:val="22"/>
          <w:u w:val="none"/>
        </w:rPr>
        <w:t>To choose the profit-maximizing output, one should compare marginal revenue to marginal cost. In perfect competition MR equals the market price, so here MR = 10 for every unit produced. If MR is greater than MC, producing an additional basketball increases profit, so the firm should expand output. However, MC rises as production increases, so it is not optimal to produce indefinitely. Eventually MC catches up with MR. The point where MC = MR is exactly where the last unit produced adds just as much to revenue as it adds to cost. Beyond that point MC exceeds MR, and the extra units would reduce profit.</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Profit is maximized where MR and MC intersect. Because Balding is a price taker, MR equals the market price of 10. To show the area representing profit we also need the average total cost curve:</w:t>
      </w:r>
    </w:p>
    <w:p>
      <w:pPr>
        <w:spacing w:before="60" w:after="100"/>
      </w:pPr>
      <m:oMathPara>
        <m:oMath>
          <m:sSub>
            <m:sSubPr>
              <m:ctrlPr>
                <w:rPr>
                  <w:rFonts w:ascii="Cambria Math" w:hAnsi="Cambria Math"/>
                  <w:i/>
                </w:rPr>
              </m:ctrlPr>
            </m:sSubPr>
            <m:e>
              <m:r>
                <m:rPr>
                  <m:sty m:val="p"/>
                </m:rPr>
                <w:rPr>
                  <w:rFonts w:ascii="Cambria Math" w:hAnsi="Cambria Math"/>
                </w:rPr>
                <m:t xml:space="preserve">ATC</m:t>
              </m:r>
            </m:e>
            <m:sub>
              <m:r>
                <w:rPr>
                  <w:rFonts w:ascii="Cambria Math" w:hAnsi="Cambria Math"/>
                </w:rPr>
                <m:t xml:space="preserve">O</m:t>
              </m:r>
            </m:sub>
          </m:sSub>
          <m:r>
            <w:rPr>
              <w:rFonts w:ascii="Cambria Math" w:hAnsi="Cambria Math"/>
            </w:rPr>
            <m:t xml:space="preserve">=</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 xml:space="preserve">TC</m:t>
                  </m:r>
                </m:e>
                <m:sub>
                  <m:r>
                    <w:rPr>
                      <w:rFonts w:ascii="Cambria Math" w:hAnsi="Cambria Math"/>
                    </w:rPr>
                    <m:t xml:space="preserve">O</m:t>
                  </m:r>
                </m:sub>
              </m:sSub>
            </m:num>
            <m:den>
              <m:r>
                <w:rPr>
                  <w:rFonts w:ascii="Cambria Math" w:hAnsi="Cambria Math"/>
                </w:rPr>
                <m:t xml:space="preserve">Q</m:t>
              </m:r>
            </m:den>
          </m:f>
          <m:r>
            <w:rPr>
              <w:rFonts w:ascii="Cambria Math" w:hAnsi="Cambria Math"/>
            </w:rPr>
            <m:t xml:space="preserve">=</m:t>
          </m:r>
          <m:f>
            <m:fPr>
              <m:ctrlPr>
                <w:rPr>
                  <w:rFonts w:ascii="Cambria Math" w:hAnsi="Cambria Math"/>
                  <w:i/>
                </w:rPr>
              </m:ctrlPr>
            </m:fPr>
            <m:num>
              <m:r>
                <w:rPr>
                  <w:rFonts w:ascii="Cambria Math" w:hAnsi="Cambria Math"/>
                </w:rPr>
                <m:t xml:space="preserve">50</m:t>
              </m:r>
            </m:num>
            <m:den>
              <m:r>
                <w:rPr>
                  <w:rFonts w:ascii="Cambria Math" w:hAnsi="Cambria Math"/>
                </w:rPr>
                <m:t xml:space="preserve">Q</m:t>
              </m:r>
            </m:den>
          </m:f>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0.5</m:t>
          </m:r>
          <m:r>
            <w:rPr>
              <w:rFonts w:ascii="Cambria Math" w:hAnsi="Cambria Math"/>
            </w:rPr>
            <m:t xml:space="preserve">Q</m:t>
          </m:r>
        </m:oMath>
      </m:oMathPara>
    </w:p>
    <w:p>
      <w:pPr>
        <w:spacing w:before="0" w:after="180"/>
        <w:jc w:val="both"/>
      </w:pPr>
      <w:r>
        <w:rPr>
          <w:rFonts w:ascii="Calibri" w:hAnsi="Calibri" w:eastAsia="Calibri" w:cs="Calibri"/>
          <w:b w:val="0"/>
          <w:i w:val="0"/>
          <w:sz w:val="22"/>
          <w:u w:val="none"/>
        </w:rPr>
        <w:t>The graph below plots the exact functions; an illustration would have been fine.</w:t>
      </w:r>
    </w:p>
    <w:p>
      <w:pPr>
        <w:spacing w:before="120" w:after="40"/>
        <w:jc w:val="center"/>
      </w:pPr>
      <w:r>
        <w:drawing xmlns:a="http://schemas.openxmlformats.org/drawingml/2006/main">
          <wp:inline distT="0" distB="0" distL="0" distR="0">
            <wp:extent cx="5018641" cy="3255264"/>
            <wp:effectExtent l="0" t="0" r="0" b="0"/>
            <wp:docPr id="101" name="4(b) - old technology"/>
            <wp:cNvGraphicFramePr/>
            <a:graphic>
              <a:graphicData uri="http://schemas.microsoft.com/office/word/2010/wordprocessingGroup">
                <wpg:wgp>
                  <wpg:cNvGrpSpPr/>
                  <wpg:grpSpPr>
                    <a:xfrm>
                      <a:off x="0" y="0"/>
                      <a:ext cx="5018641" cy="3255264"/>
                      <a:chOff x="277241" y="118872"/>
                      <a:chExt cx="5018641" cy="3255264"/>
                    </a:xfrm>
                  </wpg:grpSpPr>
                  <wps:wsp>
                    <wps:cNvPr id="2" name="x-axis"/>
                    <wps:cNvSpPr/>
                    <wps:spPr>
                      <a:xfrm>
                        <a:off x="731520" y="3127248"/>
                        <a:ext cx="4206240" cy="1"/>
                      </a:xfrm>
                      <a:prstGeom prst="line">
                        <a:avLst/>
                      </a:prstGeom>
                      <a:noFill/>
                      <a:ln w="15875" cap="rnd">
                        <a:solidFill>
                          <a:srgbClr val="0B2B4E"/>
                        </a:solidFill>
                        <a:round/>
                        <a:tailEnd type="triangle" w="med" len="med"/>
                      </a:ln>
                    </wps:spPr>
                    <wps:bodyPr/>
                  </wps:wsp>
                  <wps:wsp>
                    <wps:cNvPr id="3" name="y-axis"/>
                    <wps:cNvSpPr/>
                    <wps:spPr>
                      <a:xfrm flipV="1">
                        <a:off x="731520" y="219456"/>
                        <a:ext cx="1" cy="2907792"/>
                      </a:xfrm>
                      <a:prstGeom prst="line">
                        <a:avLst/>
                      </a:prstGeom>
                      <a:noFill/>
                      <a:ln w="15875" cap="rnd">
                        <a:solidFill>
                          <a:srgbClr val="0B2B4E"/>
                        </a:solidFill>
                        <a:round/>
                        <a:tailEnd type="triangle" w="med" len="med"/>
                      </a:ln>
                    </wps:spPr>
                    <wps:bodyPr/>
                  </wps:wsp>
                  <wps:wsp>
                    <wps:cNvPr id="4" name="y-axis title"/>
                    <wps:cNvSpPr txBox="1"/>
                    <wps:spPr>
                      <a:xfrm>
                        <a:off x="525716" y="118872"/>
                        <a:ext cx="1326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w:t>
                          </w:r>
                        </w:p>
                      </w:txbxContent>
                    </wps:txbx>
                    <wps:bodyPr rot="0" spcFirstLastPara="0" vertOverflow="overflow" horzOverflow="overflow" vert="horz" wrap="square" lIns="0" tIns="0" rIns="0" bIns="0" anchor="ctr" anchorCtr="0">
                      <a:noAutofit/>
                    </wps:bodyPr>
                  </wps:wsp>
                  <wps:wsp>
                    <wps:cNvPr id="5" name="x-axis title"/>
                    <wps:cNvSpPr txBox="1"/>
                    <wps:spPr>
                      <a:xfrm>
                        <a:off x="4858734" y="31729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loss"/>
                    <wps:cNvSpPr/>
                    <wps:spPr>
                      <a:xfrm>
                        <a:off x="731520" y="2007108"/>
                        <a:ext cx="2020824" cy="205740"/>
                      </a:xfrm>
                      <a:prstGeom prst="rect">
                        <a:avLst/>
                      </a:prstGeom>
                      <a:solidFill>
                        <a:srgbClr val="555B66">
                          <a:alpha val="22000"/>
                        </a:srgbClr>
                      </a:solidFill>
                      <a:ln w="9525">
                        <a:solidFill>
                          <a:srgbClr val="0B2B4E"/>
                        </a:solidFill>
                      </a:ln>
                    </wps:spPr>
                    <wps:bodyPr/>
                  </wps:wsp>
                  <wps:wsp>
                    <wps:cNvPr id="7" name="MC"/>
                    <wps:cNvSpPr/>
                    <wps:spPr>
                      <a:xfrm>
                        <a:off x="731520" y="1481328"/>
                        <a:ext cx="4041648" cy="1463040"/>
                      </a:xfrm>
                      <a:custGeom>
                        <a:avLst/>
                        <a:gdLst/>
                        <a:ahLst/>
                        <a:cxnLst/>
                        <a:rect l="0" t="0" r="4041648" b="1463040"/>
                        <a:pathLst>
                          <a:path w="4041648" h="1463040">
                            <a:moveTo>
                              <a:pt x="0" y="1463040"/>
                            </a:moveTo>
                            <a:lnTo>
                              <a:pt x="4041648" y="0"/>
                            </a:lnTo>
                          </a:path>
                        </a:pathLst>
                      </a:custGeom>
                      <a:noFill/>
                      <a:ln w="25400" cap="rnd">
                        <a:solidFill>
                          <a:srgbClr val="0B2B4E"/>
                        </a:solidFill>
                        <a:round/>
                      </a:ln>
                    </wps:spPr>
                    <wps:bodyPr/>
                  </wps:wsp>
                  <wps:wsp>
                    <wps:cNvPr id="8" name="MR = P"/>
                    <wps:cNvSpPr/>
                    <wps:spPr>
                      <a:xfrm>
                        <a:off x="731520" y="2212848"/>
                        <a:ext cx="4041648" cy="9144"/>
                      </a:xfrm>
                      <a:custGeom>
                        <a:avLst/>
                        <a:gdLst/>
                        <a:ahLst/>
                        <a:cxnLst/>
                        <a:rect l="0" t="0" r="4041648" b="9144"/>
                        <a:pathLst>
                          <a:path w="4041648" h="9144">
                            <a:moveTo>
                              <a:pt x="0" y="0"/>
                            </a:moveTo>
                            <a:lnTo>
                              <a:pt x="4041648" y="0"/>
                            </a:lnTo>
                          </a:path>
                        </a:pathLst>
                      </a:custGeom>
                      <a:noFill/>
                      <a:ln w="25400" cap="rnd">
                        <a:solidFill>
                          <a:srgbClr val="C00000"/>
                        </a:solidFill>
                        <a:round/>
                      </a:ln>
                    </wps:spPr>
                    <wps:bodyPr/>
                  </wps:wsp>
                  <wps:wsp>
                    <wps:cNvPr id="9" name="ATC"/>
                    <wps:cNvSpPr/>
                    <wps:spPr>
                      <a:xfrm>
                        <a:off x="1209169" y="440031"/>
                        <a:ext cx="3563999" cy="1589931"/>
                      </a:xfrm>
                      <a:custGeom>
                        <a:avLst/>
                        <a:gdLst/>
                        <a:ahLst/>
                        <a:cxnLst/>
                        <a:rect l="0" t="0" r="3563999" b="1589931"/>
                        <a:pathLst>
                          <a:path w="3563999" h="1589931">
                            <a:moveTo>
                              <a:pt x="0" y="0"/>
                            </a:moveTo>
                            <a:lnTo>
                              <a:pt x="18371" y="86226"/>
                            </a:lnTo>
                            <a:lnTo>
                              <a:pt x="36742" y="166056"/>
                            </a:lnTo>
                            <a:lnTo>
                              <a:pt x="55113" y="240151"/>
                            </a:lnTo>
                            <a:lnTo>
                              <a:pt x="73485" y="309084"/>
                            </a:lnTo>
                            <a:lnTo>
                              <a:pt x="91856" y="373356"/>
                            </a:lnTo>
                            <a:lnTo>
                              <a:pt x="110227" y="433403"/>
                            </a:lnTo>
                            <a:lnTo>
                              <a:pt x="128598" y="489609"/>
                            </a:lnTo>
                            <a:lnTo>
                              <a:pt x="146969" y="542313"/>
                            </a:lnTo>
                            <a:lnTo>
                              <a:pt x="165340" y="591816"/>
                            </a:lnTo>
                            <a:lnTo>
                              <a:pt x="183711" y="638384"/>
                            </a:lnTo>
                            <a:lnTo>
                              <a:pt x="202082" y="682255"/>
                            </a:lnTo>
                            <a:lnTo>
                              <a:pt x="220454" y="723641"/>
                            </a:lnTo>
                            <a:lnTo>
                              <a:pt x="238825" y="762735"/>
                            </a:lnTo>
                            <a:lnTo>
                              <a:pt x="257196" y="799708"/>
                            </a:lnTo>
                            <a:lnTo>
                              <a:pt x="275567" y="834716"/>
                            </a:lnTo>
                            <a:lnTo>
                              <a:pt x="293938" y="867897"/>
                            </a:lnTo>
                            <a:lnTo>
                              <a:pt x="312309" y="899381"/>
                            </a:lnTo>
                            <a:lnTo>
                              <a:pt x="330680" y="929283"/>
                            </a:lnTo>
                            <a:lnTo>
                              <a:pt x="349051" y="957708"/>
                            </a:lnTo>
                            <a:lnTo>
                              <a:pt x="367423" y="984752"/>
                            </a:lnTo>
                            <a:lnTo>
                              <a:pt x="385794" y="1010505"/>
                            </a:lnTo>
                            <a:lnTo>
                              <a:pt x="404165" y="1035045"/>
                            </a:lnTo>
                            <a:lnTo>
                              <a:pt x="422536" y="1058448"/>
                            </a:lnTo>
                            <a:lnTo>
                              <a:pt x="440907" y="1080782"/>
                            </a:lnTo>
                            <a:lnTo>
                              <a:pt x="459278" y="1102110"/>
                            </a:lnTo>
                            <a:lnTo>
                              <a:pt x="477649" y="1122490"/>
                            </a:lnTo>
                            <a:lnTo>
                              <a:pt x="496020" y="1141975"/>
                            </a:lnTo>
                            <a:lnTo>
                              <a:pt x="514392" y="1160615"/>
                            </a:lnTo>
                            <a:lnTo>
                              <a:pt x="532763" y="1178457"/>
                            </a:lnTo>
                            <a:lnTo>
                              <a:pt x="551134" y="1195543"/>
                            </a:lnTo>
                            <a:lnTo>
                              <a:pt x="569505" y="1211912"/>
                            </a:lnTo>
                            <a:lnTo>
                              <a:pt x="587876" y="1227602"/>
                            </a:lnTo>
                            <a:lnTo>
                              <a:pt x="606247" y="1242648"/>
                            </a:lnTo>
                            <a:lnTo>
                              <a:pt x="624618" y="1257082"/>
                            </a:lnTo>
                            <a:lnTo>
                              <a:pt x="642990" y="1270933"/>
                            </a:lnTo>
                            <a:lnTo>
                              <a:pt x="661361" y="1284230"/>
                            </a:lnTo>
                            <a:lnTo>
                              <a:pt x="679732" y="1296999"/>
                            </a:lnTo>
                            <a:lnTo>
                              <a:pt x="698103" y="1309266"/>
                            </a:lnTo>
                            <a:lnTo>
                              <a:pt x="716474" y="1321052"/>
                            </a:lnTo>
                            <a:lnTo>
                              <a:pt x="734845" y="1332381"/>
                            </a:lnTo>
                            <a:lnTo>
                              <a:pt x="753216" y="1343272"/>
                            </a:lnTo>
                            <a:lnTo>
                              <a:pt x="771587" y="1353746"/>
                            </a:lnTo>
                            <a:lnTo>
                              <a:pt x="789959" y="1363819"/>
                            </a:lnTo>
                            <a:lnTo>
                              <a:pt x="808330" y="1373509"/>
                            </a:lnTo>
                            <a:lnTo>
                              <a:pt x="826701" y="1382833"/>
                            </a:lnTo>
                            <a:lnTo>
                              <a:pt x="845072" y="1391805"/>
                            </a:lnTo>
                            <a:lnTo>
                              <a:pt x="863443" y="1400441"/>
                            </a:lnTo>
                            <a:lnTo>
                              <a:pt x="881814" y="1408753"/>
                            </a:lnTo>
                            <a:lnTo>
                              <a:pt x="900185" y="1416755"/>
                            </a:lnTo>
                            <a:lnTo>
                              <a:pt x="918556" y="1424459"/>
                            </a:lnTo>
                            <a:lnTo>
                              <a:pt x="936928" y="1431876"/>
                            </a:lnTo>
                            <a:lnTo>
                              <a:pt x="955299" y="1439018"/>
                            </a:lnTo>
                            <a:lnTo>
                              <a:pt x="973670" y="1445895"/>
                            </a:lnTo>
                            <a:lnTo>
                              <a:pt x="992041" y="1452517"/>
                            </a:lnTo>
                            <a:lnTo>
                              <a:pt x="1010412" y="1458894"/>
                            </a:lnTo>
                            <a:lnTo>
                              <a:pt x="1028783" y="1465033"/>
                            </a:lnTo>
                            <a:lnTo>
                              <a:pt x="1047154" y="1470945"/>
                            </a:lnTo>
                            <a:lnTo>
                              <a:pt x="1065525" y="1476637"/>
                            </a:lnTo>
                            <a:lnTo>
                              <a:pt x="1083897" y="1482116"/>
                            </a:lnTo>
                            <a:lnTo>
                              <a:pt x="1102268" y="1487391"/>
                            </a:lnTo>
                            <a:lnTo>
                              <a:pt x="1120639" y="1492468"/>
                            </a:lnTo>
                            <a:lnTo>
                              <a:pt x="1139010" y="1497354"/>
                            </a:lnTo>
                            <a:lnTo>
                              <a:pt x="1157381" y="1502056"/>
                            </a:lnTo>
                            <a:lnTo>
                              <a:pt x="1175752" y="1506579"/>
                            </a:lnTo>
                            <a:lnTo>
                              <a:pt x="1194123" y="1510930"/>
                            </a:lnTo>
                            <a:lnTo>
                              <a:pt x="1212495" y="1515113"/>
                            </a:lnTo>
                            <a:lnTo>
                              <a:pt x="1230866" y="1519136"/>
                            </a:lnTo>
                            <a:lnTo>
                              <a:pt x="1249237" y="1523002"/>
                            </a:lnTo>
                            <a:lnTo>
                              <a:pt x="1267608" y="1526717"/>
                            </a:lnTo>
                            <a:lnTo>
                              <a:pt x="1285979" y="1530285"/>
                            </a:lnTo>
                            <a:lnTo>
                              <a:pt x="1304350" y="1533710"/>
                            </a:lnTo>
                            <a:lnTo>
                              <a:pt x="1322721" y="1536999"/>
                            </a:lnTo>
                            <a:lnTo>
                              <a:pt x="1341092" y="1540153"/>
                            </a:lnTo>
                            <a:lnTo>
                              <a:pt x="1359464" y="1543178"/>
                            </a:lnTo>
                            <a:lnTo>
                              <a:pt x="1377835" y="1546077"/>
                            </a:lnTo>
                            <a:lnTo>
                              <a:pt x="1396206" y="1548854"/>
                            </a:lnTo>
                            <a:lnTo>
                              <a:pt x="1414577" y="1551513"/>
                            </a:lnTo>
                            <a:lnTo>
                              <a:pt x="1432948" y="1554056"/>
                            </a:lnTo>
                            <a:lnTo>
                              <a:pt x="1451319" y="1556488"/>
                            </a:lnTo>
                            <a:lnTo>
                              <a:pt x="1469690" y="1558811"/>
                            </a:lnTo>
                            <a:lnTo>
                              <a:pt x="1488061" y="1561029"/>
                            </a:lnTo>
                            <a:lnTo>
                              <a:pt x="1506433" y="1563144"/>
                            </a:lnTo>
                            <a:lnTo>
                              <a:pt x="1524804" y="1565159"/>
                            </a:lnTo>
                            <a:lnTo>
                              <a:pt x="1543175" y="1567077"/>
                            </a:lnTo>
                            <a:lnTo>
                              <a:pt x="1561546" y="1568901"/>
                            </a:lnTo>
                            <a:lnTo>
                              <a:pt x="1579917" y="1570632"/>
                            </a:lnTo>
                            <a:lnTo>
                              <a:pt x="1598288" y="1572274"/>
                            </a:lnTo>
                            <a:lnTo>
                              <a:pt x="1616659" y="1573829"/>
                            </a:lnTo>
                            <a:lnTo>
                              <a:pt x="1635030" y="1575299"/>
                            </a:lnTo>
                            <a:lnTo>
                              <a:pt x="1653402" y="1576687"/>
                            </a:lnTo>
                            <a:lnTo>
                              <a:pt x="1671773" y="1577994"/>
                            </a:lnTo>
                            <a:lnTo>
                              <a:pt x="1690144" y="1579222"/>
                            </a:lnTo>
                            <a:lnTo>
                              <a:pt x="1708515" y="1580374"/>
                            </a:lnTo>
                            <a:lnTo>
                              <a:pt x="1726886" y="1581451"/>
                            </a:lnTo>
                            <a:lnTo>
                              <a:pt x="1745257" y="1582456"/>
                            </a:lnTo>
                            <a:lnTo>
                              <a:pt x="1763628" y="1583389"/>
                            </a:lnTo>
                            <a:lnTo>
                              <a:pt x="1782000" y="1584253"/>
                            </a:lnTo>
                            <a:lnTo>
                              <a:pt x="1800371" y="1585050"/>
                            </a:lnTo>
                            <a:lnTo>
                              <a:pt x="1818742" y="1585781"/>
                            </a:lnTo>
                            <a:lnTo>
                              <a:pt x="1837113" y="1586447"/>
                            </a:lnTo>
                            <a:lnTo>
                              <a:pt x="1855484" y="1587050"/>
                            </a:lnTo>
                            <a:lnTo>
                              <a:pt x="1873855" y="1587593"/>
                            </a:lnTo>
                            <a:lnTo>
                              <a:pt x="1892226" y="1588075"/>
                            </a:lnTo>
                            <a:lnTo>
                              <a:pt x="1910597" y="1588498"/>
                            </a:lnTo>
                            <a:lnTo>
                              <a:pt x="1928969" y="1588865"/>
                            </a:lnTo>
                            <a:lnTo>
                              <a:pt x="1947340" y="1589175"/>
                            </a:lnTo>
                            <a:lnTo>
                              <a:pt x="1965711" y="1589431"/>
                            </a:lnTo>
                            <a:lnTo>
                              <a:pt x="1984082" y="1589633"/>
                            </a:lnTo>
                            <a:lnTo>
                              <a:pt x="2002453" y="1589783"/>
                            </a:lnTo>
                            <a:lnTo>
                              <a:pt x="2020824" y="1589882"/>
                            </a:lnTo>
                            <a:lnTo>
                              <a:pt x="2039195" y="1589931"/>
                            </a:lnTo>
                            <a:lnTo>
                              <a:pt x="2057566" y="1589931"/>
                            </a:lnTo>
                            <a:lnTo>
                              <a:pt x="2075938" y="1589883"/>
                            </a:lnTo>
                            <a:lnTo>
                              <a:pt x="2094309" y="1589789"/>
                            </a:lnTo>
                            <a:lnTo>
                              <a:pt x="2112680" y="1589648"/>
                            </a:lnTo>
                            <a:lnTo>
                              <a:pt x="2131051" y="1589463"/>
                            </a:lnTo>
                            <a:lnTo>
                              <a:pt x="2149422" y="1589234"/>
                            </a:lnTo>
                            <a:lnTo>
                              <a:pt x="2167793" y="1588961"/>
                            </a:lnTo>
                            <a:lnTo>
                              <a:pt x="2186164" y="1588647"/>
                            </a:lnTo>
                            <a:lnTo>
                              <a:pt x="2204535" y="1588292"/>
                            </a:lnTo>
                            <a:lnTo>
                              <a:pt x="2222907" y="1587896"/>
                            </a:lnTo>
                            <a:lnTo>
                              <a:pt x="2241278" y="1587460"/>
                            </a:lnTo>
                            <a:lnTo>
                              <a:pt x="2259649" y="1586986"/>
                            </a:lnTo>
                            <a:lnTo>
                              <a:pt x="2278020" y="1586473"/>
                            </a:lnTo>
                            <a:lnTo>
                              <a:pt x="2296391" y="1585924"/>
                            </a:lnTo>
                            <a:lnTo>
                              <a:pt x="2314762" y="1585338"/>
                            </a:lnTo>
                            <a:lnTo>
                              <a:pt x="2333133" y="1584716"/>
                            </a:lnTo>
                            <a:lnTo>
                              <a:pt x="2351504" y="1584059"/>
                            </a:lnTo>
                            <a:lnTo>
                              <a:pt x="2369876" y="1583367"/>
                            </a:lnTo>
                            <a:lnTo>
                              <a:pt x="2388247" y="1582642"/>
                            </a:lnTo>
                            <a:lnTo>
                              <a:pt x="2406618" y="1581884"/>
                            </a:lnTo>
                            <a:lnTo>
                              <a:pt x="2424989" y="1581093"/>
                            </a:lnTo>
                            <a:lnTo>
                              <a:pt x="2443360" y="1580270"/>
                            </a:lnTo>
                            <a:lnTo>
                              <a:pt x="2461731" y="1579416"/>
                            </a:lnTo>
                            <a:lnTo>
                              <a:pt x="2480102" y="1578532"/>
                            </a:lnTo>
                            <a:lnTo>
                              <a:pt x="2498474" y="1577617"/>
                            </a:lnTo>
                            <a:lnTo>
                              <a:pt x="2516845" y="1576672"/>
                            </a:lnTo>
                            <a:lnTo>
                              <a:pt x="2535216" y="1575699"/>
                            </a:lnTo>
                            <a:lnTo>
                              <a:pt x="2553587" y="1574697"/>
                            </a:lnTo>
                            <a:lnTo>
                              <a:pt x="2571958" y="1573667"/>
                            </a:lnTo>
                            <a:lnTo>
                              <a:pt x="2590329" y="1572610"/>
                            </a:lnTo>
                            <a:lnTo>
                              <a:pt x="2608700" y="1571525"/>
                            </a:lnTo>
                            <a:lnTo>
                              <a:pt x="2627071" y="1570414"/>
                            </a:lnTo>
                            <a:lnTo>
                              <a:pt x="2645443" y="1569277"/>
                            </a:lnTo>
                            <a:lnTo>
                              <a:pt x="2663814" y="1568115"/>
                            </a:lnTo>
                            <a:lnTo>
                              <a:pt x="2682185" y="1566927"/>
                            </a:lnTo>
                            <a:lnTo>
                              <a:pt x="2700556" y="1565715"/>
                            </a:lnTo>
                            <a:lnTo>
                              <a:pt x="2718927" y="1564478"/>
                            </a:lnTo>
                            <a:lnTo>
                              <a:pt x="2737298" y="1563218"/>
                            </a:lnTo>
                            <a:lnTo>
                              <a:pt x="2755669" y="1561934"/>
                            </a:lnTo>
                            <a:lnTo>
                              <a:pt x="2774040" y="1560626"/>
                            </a:lnTo>
                            <a:lnTo>
                              <a:pt x="2792412" y="1559297"/>
                            </a:lnTo>
                            <a:lnTo>
                              <a:pt x="2810783" y="1557945"/>
                            </a:lnTo>
                            <a:lnTo>
                              <a:pt x="2829154" y="1556571"/>
                            </a:lnTo>
                            <a:lnTo>
                              <a:pt x="2847525" y="1555175"/>
                            </a:lnTo>
                            <a:lnTo>
                              <a:pt x="2865896" y="1553758"/>
                            </a:lnTo>
                            <a:lnTo>
                              <a:pt x="2884267" y="1552321"/>
                            </a:lnTo>
                            <a:lnTo>
                              <a:pt x="2902638" y="1550863"/>
                            </a:lnTo>
                            <a:lnTo>
                              <a:pt x="2921009" y="1549384"/>
                            </a:lnTo>
                            <a:lnTo>
                              <a:pt x="2939381" y="1547886"/>
                            </a:lnTo>
                            <a:lnTo>
                              <a:pt x="2957752" y="1546369"/>
                            </a:lnTo>
                            <a:lnTo>
                              <a:pt x="2976123" y="1544832"/>
                            </a:lnTo>
                            <a:lnTo>
                              <a:pt x="2994494" y="1543276"/>
                            </a:lnTo>
                            <a:lnTo>
                              <a:pt x="3012865" y="1541701"/>
                            </a:lnTo>
                            <a:lnTo>
                              <a:pt x="3031236" y="1540109"/>
                            </a:lnTo>
                            <a:lnTo>
                              <a:pt x="3049607" y="1538498"/>
                            </a:lnTo>
                            <a:lnTo>
                              <a:pt x="3067979" y="1536869"/>
                            </a:lnTo>
                            <a:lnTo>
                              <a:pt x="3086350" y="1535223"/>
                            </a:lnTo>
                            <a:lnTo>
                              <a:pt x="3104721" y="1533560"/>
                            </a:lnTo>
                            <a:lnTo>
                              <a:pt x="3123092" y="1531879"/>
                            </a:lnTo>
                            <a:lnTo>
                              <a:pt x="3141463" y="1530182"/>
                            </a:lnTo>
                            <a:lnTo>
                              <a:pt x="3159834" y="1528469"/>
                            </a:lnTo>
                            <a:lnTo>
                              <a:pt x="3178205" y="1526739"/>
                            </a:lnTo>
                            <a:lnTo>
                              <a:pt x="3196576" y="1524994"/>
                            </a:lnTo>
                            <a:lnTo>
                              <a:pt x="3214948" y="1523233"/>
                            </a:lnTo>
                            <a:lnTo>
                              <a:pt x="3233319" y="1521456"/>
                            </a:lnTo>
                            <a:lnTo>
                              <a:pt x="3251690" y="1519664"/>
                            </a:lnTo>
                            <a:lnTo>
                              <a:pt x="3270061" y="1517857"/>
                            </a:lnTo>
                            <a:lnTo>
                              <a:pt x="3288432" y="1516035"/>
                            </a:lnTo>
                            <a:lnTo>
                              <a:pt x="3306803" y="1514198"/>
                            </a:lnTo>
                            <a:lnTo>
                              <a:pt x="3325174" y="1512348"/>
                            </a:lnTo>
                            <a:lnTo>
                              <a:pt x="3343545" y="1510483"/>
                            </a:lnTo>
                            <a:lnTo>
                              <a:pt x="3361917" y="1508604"/>
                            </a:lnTo>
                            <a:lnTo>
                              <a:pt x="3380288" y="1506711"/>
                            </a:lnTo>
                            <a:lnTo>
                              <a:pt x="3398659" y="1504804"/>
                            </a:lnTo>
                            <a:lnTo>
                              <a:pt x="3417030" y="1502885"/>
                            </a:lnTo>
                            <a:lnTo>
                              <a:pt x="3435401" y="1500952"/>
                            </a:lnTo>
                            <a:lnTo>
                              <a:pt x="3453772" y="1499006"/>
                            </a:lnTo>
                            <a:lnTo>
                              <a:pt x="3472143" y="1497047"/>
                            </a:lnTo>
                            <a:lnTo>
                              <a:pt x="3490514" y="1495076"/>
                            </a:lnTo>
                            <a:lnTo>
                              <a:pt x="3508886" y="1493092"/>
                            </a:lnTo>
                            <a:lnTo>
                              <a:pt x="3527257" y="1491096"/>
                            </a:lnTo>
                            <a:lnTo>
                              <a:pt x="3545628" y="1489087"/>
                            </a:lnTo>
                            <a:lnTo>
                              <a:pt x="3563999" y="1487067"/>
                            </a:lnTo>
                          </a:path>
                        </a:pathLst>
                      </a:custGeom>
                      <a:noFill/>
                      <a:ln w="25400" cap="rnd">
                        <a:solidFill>
                          <a:srgbClr val="E09F3E"/>
                        </a:solidFill>
                        <a:round/>
                      </a:ln>
                    </wps:spPr>
                    <wps:bodyPr/>
                  </wps:wsp>
                  <wps:wsp>
                    <wps:cNvPr id="10" name="note"/>
                    <wps:cNvSpPr txBox="1"/>
                    <wps:spPr>
                      <a:xfrm>
                        <a:off x="4833793" y="2130552"/>
                        <a:ext cx="462089" cy="201168"/>
                      </a:xfrm>
                      <a:prstGeom prst="rect">
                        <a:avLst/>
                      </a:prstGeom>
                      <a:noFill/>
                      <a:ln>
                        <a:noFill/>
                      </a:ln>
                    </wps:spPr>
                    <wps:txbx>
                      <w:txbxContent>
                        <w:p>
                          <w:pPr>
                            <w:spacing w:before="0" w:after="0" w:line="240" w:lineRule="auto"/>
                            <w:jc w:val="left"/>
                          </w:pPr>
                          <w:r>
                            <w:rPr>
                              <w:rFonts w:ascii="Calibri" w:hAnsi="Calibri" w:cs="Calibri"/>
                              <w:b/>
                              <w:color w:val="C00000"/>
                              <w:sz w:val="21"/>
                              <w:szCs w:val="21"/>
                            </w:rPr>
                            <w:t xml:space="preserve">MR = P</w:t>
                          </w:r>
                        </w:p>
                      </w:txbxContent>
                    </wps:txbx>
                    <wps:bodyPr rot="0" spcFirstLastPara="0" vertOverflow="overflow" horzOverflow="overflow" vert="horz" wrap="square" lIns="0" tIns="0" rIns="0" bIns="0" anchor="ctr" anchorCtr="0">
                      <a:noAutofit/>
                    </wps:bodyPr>
                  </wps:wsp>
                  <wps:wsp>
                    <wps:cNvPr id="11" name="note"/>
                    <wps:cNvSpPr txBox="1"/>
                    <wps:spPr>
                      <a:xfrm>
                        <a:off x="4833793" y="1844802"/>
                        <a:ext cx="290466" cy="201168"/>
                      </a:xfrm>
                      <a:prstGeom prst="rect">
                        <a:avLst/>
                      </a:prstGeom>
                      <a:noFill/>
                      <a:ln>
                        <a:noFill/>
                      </a:ln>
                    </wps:spPr>
                    <wps:txbx>
                      <w:txbxContent>
                        <w:p>
                          <w:pPr>
                            <w:spacing w:before="0" w:after="0" w:line="240" w:lineRule="auto"/>
                            <w:jc w:val="left"/>
                          </w:pPr>
                          <w:r>
                            <w:rPr>
                              <w:rFonts w:ascii="Calibri" w:hAnsi="Calibri" w:cs="Calibri"/>
                              <w:b/>
                              <w:color w:val="E09F3E"/>
                              <w:sz w:val="21"/>
                              <w:szCs w:val="21"/>
                            </w:rPr>
                            <w:t xml:space="preserve">ATC</w:t>
                          </w:r>
                        </w:p>
                      </w:txbxContent>
                    </wps:txbx>
                    <wps:bodyPr rot="0" spcFirstLastPara="0" vertOverflow="overflow" horzOverflow="overflow" vert="horz" wrap="square" lIns="0" tIns="0" rIns="0" bIns="0" anchor="ctr" anchorCtr="0">
                      <a:noAutofit/>
                    </wps:bodyPr>
                  </wps:wsp>
                  <wps:wsp>
                    <wps:cNvPr id="12" name="note"/>
                    <wps:cNvSpPr txBox="1"/>
                    <wps:spPr>
                      <a:xfrm>
                        <a:off x="4833793" y="1399032"/>
                        <a:ext cx="258890" cy="201168"/>
                      </a:xfrm>
                      <a:prstGeom prst="rect">
                        <a:avLst/>
                      </a:prstGeom>
                      <a:noFill/>
                      <a:ln>
                        <a:noFill/>
                      </a:ln>
                    </wps:spPr>
                    <wps:txbx>
                      <w:txbxContent>
                        <w:p>
                          <w:pPr>
                            <w:spacing w:before="0" w:after="0" w:line="240" w:lineRule="auto"/>
                            <w:jc w:val="left"/>
                          </w:pPr>
                          <w:r>
                            <w:rPr>
                              <w:rFonts w:ascii="Calibri" w:hAnsi="Calibri" w:cs="Calibri"/>
                              <w:b/>
                              <w:color w:val="0B2B4E"/>
                              <w:sz w:val="21"/>
                              <w:szCs w:val="21"/>
                            </w:rPr>
                            <w:t xml:space="preserve">MC</w:t>
                          </w:r>
                        </w:p>
                      </w:txbxContent>
                    </wps:txbx>
                    <wps:bodyPr rot="0" spcFirstLastPara="0" vertOverflow="overflow" horzOverflow="overflow" vert="horz" wrap="square" lIns="0" tIns="0" rIns="0" bIns="0" anchor="ctr" anchorCtr="0">
                      <a:noAutofit/>
                    </wps:bodyPr>
                  </wps:wsp>
                  <wps:wsp>
                    <wps:cNvPr id="13" name="Q* guide"/>
                    <wps:cNvSpPr/>
                    <wps:spPr>
                      <a:xfrm>
                        <a:off x="2752344" y="2007108"/>
                        <a:ext cx="1" cy="1120140"/>
                      </a:xfrm>
                      <a:prstGeom prst="line">
                        <a:avLst/>
                      </a:prstGeom>
                      <a:noFill/>
                      <a:ln w="12700" cap="rnd">
                        <a:solidFill>
                          <a:srgbClr val="555B66"/>
                        </a:solidFill>
                        <a:prstDash val="dash"/>
                        <a:round/>
                      </a:ln>
                    </wps:spPr>
                    <wps:bodyPr/>
                  </wps:wsp>
                  <wps:wsp>
                    <wps:cNvPr id="14" name="ATC* guide"/>
                    <wps:cNvSpPr/>
                    <wps:spPr>
                      <a:xfrm>
                        <a:off x="731520" y="2007108"/>
                        <a:ext cx="2020824" cy="1"/>
                      </a:xfrm>
                      <a:prstGeom prst="line">
                        <a:avLst/>
                      </a:prstGeom>
                      <a:noFill/>
                      <a:ln w="12700" cap="rnd">
                        <a:solidFill>
                          <a:srgbClr val="555B66"/>
                        </a:solidFill>
                        <a:prstDash val="dash"/>
                        <a:round/>
                      </a:ln>
                    </wps:spPr>
                    <wps:bodyPr/>
                  </wps:wsp>
                  <wps:wsp>
                    <wps:cNvPr id="15" name="MR = MC"/>
                    <wps:cNvSpPr/>
                    <wps:spPr>
                      <a:xfrm>
                        <a:off x="2718054" y="2178558"/>
                        <a:ext cx="68580" cy="68580"/>
                      </a:xfrm>
                      <a:prstGeom prst="ellipse">
                        <a:avLst/>
                      </a:prstGeom>
                      <a:solidFill>
                        <a:srgbClr val="0B2B4E"/>
                      </a:solidFill>
                      <a:ln>
                        <a:noFill/>
                      </a:ln>
                    </wps:spPr>
                    <wps:bodyPr/>
                  </wps:wsp>
                  <wps:wsp>
                    <wps:cNvPr id="16" name="on ATC"/>
                    <wps:cNvSpPr/>
                    <wps:spPr>
                      <a:xfrm>
                        <a:off x="2718054" y="1972818"/>
                        <a:ext cx="68580" cy="68580"/>
                      </a:xfrm>
                      <a:prstGeom prst="ellipse">
                        <a:avLst/>
                      </a:prstGeom>
                      <a:solidFill>
                        <a:srgbClr val="E09F3E"/>
                      </a:solidFill>
                      <a:ln>
                        <a:noFill/>
                      </a:ln>
                    </wps:spPr>
                    <wps:bodyPr/>
                  </wps:wsp>
                  <wps:wsp>
                    <wps:cNvPr id="17" name="x tick"/>
                    <wps:cNvSpPr txBox="1"/>
                    <wps:spPr>
                      <a:xfrm>
                        <a:off x="2539555" y="3172968"/>
                        <a:ext cx="425577" cy="182880"/>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 = 8</w:t>
                          </w:r>
                        </w:p>
                      </w:txbxContent>
                    </wps:txbx>
                    <wps:bodyPr rot="0" spcFirstLastPara="0" vertOverflow="overflow" horzOverflow="overflow" vert="horz" wrap="square" lIns="0" tIns="0" rIns="0" bIns="0" anchor="ctr" anchorCtr="0">
                      <a:noAutofit/>
                    </wps:bodyPr>
                  </wps:wsp>
                  <wps:wsp>
                    <wps:cNvPr id="18" name="y tick"/>
                    <wps:cNvSpPr txBox="1"/>
                    <wps:spPr>
                      <a:xfrm>
                        <a:off x="448691" y="2125980"/>
                        <a:ext cx="209677" cy="173736"/>
                      </a:xfrm>
                      <a:prstGeom prst="rect">
                        <a:avLst/>
                      </a:prstGeom>
                      <a:noFill/>
                      <a:ln>
                        <a:noFill/>
                      </a:ln>
                    </wps:spPr>
                    <wps:txbx>
                      <w:txbxContent>
                        <w:p>
                          <w:pPr>
                            <w:spacing w:before="0" w:after="0" w:line="240" w:lineRule="auto"/>
                            <w:jc w:val="right"/>
                          </w:pPr>
                          <w:r>
                            <w:rPr>
                              <w:rFonts w:ascii="Calibri" w:hAnsi="Calibri" w:cs="Calibri"/>
                              <w:b/>
                              <w:i/>
                              <w:color w:val="C00000"/>
                              <w:sz w:val="21"/>
                              <w:szCs w:val="21"/>
                            </w:rPr>
                            <w:t xml:space="preserve">10</w:t>
                          </w:r>
                        </w:p>
                      </w:txbxContent>
                    </wps:txbx>
                    <wps:bodyPr rot="0" spcFirstLastPara="0" vertOverflow="overflow" horzOverflow="overflow" vert="horz" wrap="square" lIns="0" tIns="0" rIns="0" bIns="0" anchor="ctr" anchorCtr="0">
                      <a:noAutofit/>
                    </wps:bodyPr>
                  </wps:wsp>
                  <wps:wsp>
                    <wps:cNvPr id="19" name="y tick"/>
                    <wps:cNvSpPr txBox="1"/>
                    <wps:spPr>
                      <a:xfrm>
                        <a:off x="277241" y="1920240"/>
                        <a:ext cx="381127" cy="173736"/>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12.25</w:t>
                          </w:r>
                        </w:p>
                      </w:txbxContent>
                    </wps:txbx>
                    <wps:bodyPr rot="0" spcFirstLastPara="0" vertOverflow="overflow" horzOverflow="overflow" vert="horz" wrap="square" lIns="0" tIns="0" rIns="0" bIns="0" anchor="ctr" anchorCtr="0">
                      <a:noAutofit/>
                    </wps:bodyPr>
                  </wps:wsp>
                  <wps:wsp>
                    <wps:cNvPr id="20" name="note"/>
                    <wps:cNvSpPr txBox="1"/>
                    <wps:spPr>
                      <a:xfrm>
                        <a:off x="739197" y="1984248"/>
                        <a:ext cx="725614" cy="201168"/>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Loss  (π &lt; 0)</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Old technology. At Q* = 8 the price of $10 is below ATC* = $12.25, so the shaded rectangle is a loss of (10 − 12.25) × 8 = −$18.</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Despite making negative profits, Balding should continue to produce: AVC is below the price, so production makes a positive contribution to covering fixed costs. Plugging Q = 8 into average variable cost:</w:t>
      </w:r>
    </w:p>
    <w:p>
      <w:pPr>
        <w:spacing w:before="60" w:after="80"/>
      </w:pPr>
      <m:oMathPara>
        <m:oMath>
          <m:r>
            <m:rPr>
              <m:sty m:val="p"/>
            </m:rPr>
            <w:rPr>
              <w:rFonts w:ascii="Cambria Math" w:hAnsi="Cambria Math"/>
            </w:rPr>
            <m:t xml:space="preserve">AVC</m:t>
          </m:r>
          <m:r>
            <w:rPr>
              <w:rFonts w:ascii="Cambria Math" w:hAnsi="Cambria Math"/>
            </w:rPr>
            <m:t xml:space="preserve">=</m:t>
          </m:r>
          <m:f>
            <m:fPr>
              <m:ctrlPr>
                <w:rPr>
                  <w:rFonts w:ascii="Cambria Math" w:hAnsi="Cambria Math"/>
                  <w:i/>
                </w:rPr>
              </m:ctrlPr>
            </m:fPr>
            <m:num>
              <m:r>
                <w:rPr>
                  <w:rFonts w:ascii="Cambria Math" w:hAnsi="Cambria Math"/>
                </w:rPr>
                <m:t xml:space="preserve">2</m:t>
              </m:r>
              <m:r>
                <w:rPr>
                  <w:rFonts w:ascii="Cambria Math" w:hAnsi="Cambria Math"/>
                </w:rPr>
                <m:t xml:space="preserve">Q</m:t>
              </m:r>
              <m:r>
                <w:rPr>
                  <w:rFonts w:ascii="Cambria Math" w:hAnsi="Cambria Math"/>
                </w:rPr>
                <m:t xml:space="preserve">+</m:t>
              </m:r>
              <m:r>
                <w:rPr>
                  <w:rFonts w:ascii="Cambria Math" w:hAnsi="Cambria Math"/>
                </w:rPr>
                <m:t xml:space="preserve">0.5</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num>
            <m:den>
              <m:r>
                <w:rPr>
                  <w:rFonts w:ascii="Cambria Math" w:hAnsi="Cambria Math"/>
                </w:rPr>
                <m:t xml:space="preserve">Q</m:t>
              </m:r>
            </m:den>
          </m:f>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0.5</m:t>
          </m:r>
          <m:r>
            <w:rPr>
              <w:rFonts w:ascii="Cambria Math" w:hAnsi="Cambria Math"/>
            </w:rPr>
            <m:t xml:space="preserve">Q</m:t>
          </m:r>
        </m:oMath>
      </m:oMathPara>
    </w:p>
    <w:p>
      <w:pPr>
        <w:spacing w:before="80" w:after="160"/>
      </w:pPr>
      <m:oMathPara>
        <m:oMath>
          <m:r>
            <m:rPr>
              <m:sty m:val="p"/>
            </m:rPr>
            <w:rPr>
              <w:rFonts w:ascii="Cambria Math" w:hAnsi="Cambria Math"/>
              <w:color w:val="C00000"/>
            </w:rPr>
            <m:t xml:space="preserve">AVC</m:t>
          </m:r>
          <m:r>
            <w:rPr>
              <w:rFonts w:ascii="Cambria Math" w:hAnsi="Cambria Math"/>
              <w:color w:val="C00000"/>
            </w:rPr>
            <m:t xml:space="preserve">(</m:t>
          </m:r>
          <m:r>
            <w:rPr>
              <w:rFonts w:ascii="Cambria Math" w:hAnsi="Cambria Math"/>
              <w:color w:val="C00000"/>
            </w:rPr>
            <m:t xml:space="preserve">8</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2</m:t>
          </m:r>
          <m:r>
            <w:rPr>
              <w:rFonts w:ascii="Cambria Math" w:hAnsi="Cambria Math"/>
              <w:color w:val="C00000"/>
            </w:rPr>
            <m:t xml:space="preserve">+</m:t>
          </m:r>
          <m:r>
            <w:rPr>
              <w:rFonts w:ascii="Cambria Math" w:hAnsi="Cambria Math"/>
              <w:color w:val="C00000"/>
            </w:rPr>
            <m:t xml:space="preserve">4</m:t>
          </m:r>
          <m:r>
            <w:rPr>
              <w:rFonts w:ascii="Cambria Math" w:hAnsi="Cambria Math"/>
              <w:color w:val="C00000"/>
            </w:rPr>
            <m:t xml:space="preserve">=</m:t>
          </m:r>
          <m:r>
            <w:rPr>
              <w:rFonts w:ascii="Cambria Math" w:hAnsi="Cambria Math"/>
              <w:color w:val="C00000"/>
            </w:rPr>
            <m:t xml:space="preserve">6</m:t>
          </m:r>
          <m:r>
            <w:rPr>
              <w:rFonts w:ascii="Cambria Math" w:hAnsi="Cambria Math"/>
              <w:color w:val="C00000"/>
            </w:rPr>
            <m:t xml:space="preserve">  &lt;  </m:t>
          </m:r>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10</m:t>
          </m:r>
        </m:oMath>
      </m:oMathPara>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Marginal cost under the new technology is</w:t>
      </w:r>
    </w:p>
    <w:p>
      <w:pPr>
        <w:spacing w:before="60" w:after="80"/>
      </w:pPr>
      <m:oMathPara>
        <m:oMath>
          <m:sSub>
            <m:sSubPr>
              <m:ctrlPr>
                <w:rPr>
                  <w:rFonts w:ascii="Cambria Math" w:hAnsi="Cambria Math"/>
                  <w:i/>
                </w:rPr>
              </m:ctrlPr>
            </m:sSubPr>
            <m:e>
              <m:r>
                <m:rPr>
                  <m:sty m:val="p"/>
                </m:rPr>
                <w:rPr>
                  <w:rFonts w:ascii="Cambria Math" w:hAnsi="Cambria Math"/>
                </w:rPr>
                <m:t xml:space="preserve">MC</m:t>
              </m:r>
            </m:e>
            <m:sub>
              <m:r>
                <w:rPr>
                  <w:rFonts w:ascii="Cambria Math" w:hAnsi="Cambria Math"/>
                </w:rPr>
                <m:t xml:space="preserve">N</m:t>
              </m:r>
            </m:sub>
          </m:sSub>
          <m:r>
            <w:rPr>
              <w:rFonts w:ascii="Cambria Math" w:hAnsi="Cambria Math"/>
            </w:rPr>
            <m:t xml:space="preserve">=</m:t>
          </m:r>
          <m:r>
            <w:rPr>
              <w:rFonts w:ascii="Cambria Math" w:hAnsi="Cambria Math"/>
            </w:rPr>
            <m:t xml:space="preserve">0.2</m:t>
          </m:r>
          <m:r>
            <w:rPr>
              <w:rFonts w:ascii="Cambria Math" w:hAnsi="Cambria Math"/>
            </w:rPr>
            <m:t xml:space="preserve">Q</m:t>
          </m:r>
        </m:oMath>
      </m:oMathPara>
    </w:p>
    <w:p>
      <w:pPr>
        <w:spacing w:before="0" w:after="40"/>
        <w:jc w:val="both"/>
      </w:pPr>
      <w:r>
        <w:rPr>
          <w:rFonts w:ascii="Calibri" w:hAnsi="Calibri" w:eastAsia="Calibri" w:cs="Calibri"/>
          <w:b w:val="0"/>
          <w:i w:val="0"/>
          <w:sz w:val="22"/>
          <w:u w:val="none"/>
        </w:rPr>
        <w:t>Setting it equal to the price:</w:t>
      </w:r>
    </w:p>
    <w:p>
      <w:pPr>
        <w:spacing w:before="40" w:after="100"/>
      </w:pPr>
      <m:oMathPara>
        <m:oMath>
          <m:r>
            <w:rPr>
              <w:rFonts w:ascii="Cambria Math" w:hAnsi="Cambria Math"/>
            </w:rPr>
            <m:t xml:space="preserve">0.2</m:t>
          </m:r>
          <m:r>
            <w:rPr>
              <w:rFonts w:ascii="Cambria Math" w:hAnsi="Cambria Math"/>
            </w:rPr>
            <m:t xml:space="preserve">Q</m:t>
          </m:r>
          <m:r>
            <w:rPr>
              <w:rFonts w:ascii="Cambria Math" w:hAnsi="Cambria Math"/>
            </w:rPr>
            <m:t xml:space="preserve">=</m:t>
          </m:r>
          <m:r>
            <w:rPr>
              <w:rFonts w:ascii="Cambria Math" w:hAnsi="Cambria Math"/>
            </w:rPr>
            <m:t xml:space="preserve">10</m:t>
          </m:r>
          <m:r>
            <w:rPr>
              <w:rFonts w:ascii="Cambria Math" w:hAnsi="Cambria Math"/>
            </w:rPr>
            <m:t xml:space="preserve">  ⇒  </m:t>
          </m:r>
          <m:sSub>
            <m:sSubPr>
              <m:ctrlPr>
                <w:rPr>
                  <w:rFonts w:ascii="Cambria Math" w:hAnsi="Cambria Math"/>
                  <w:i/>
                </w:rPr>
              </m:ctrlPr>
            </m:sSubPr>
            <m:e>
              <m:r>
                <w:rPr>
                  <w:rFonts w:ascii="Cambria Math" w:hAnsi="Cambria Math"/>
                </w:rPr>
                <m:t xml:space="preserve">Q</m:t>
              </m:r>
            </m:e>
            <m:sub>
              <m:r>
                <w:rPr>
                  <w:rFonts w:ascii="Cambria Math" w:hAnsi="Cambria Math"/>
                </w:rPr>
                <m:t xml:space="preserve">N</m:t>
              </m:r>
            </m:sub>
          </m:sSub>
          <m:r>
            <w:rPr>
              <w:rFonts w:ascii="Cambria Math" w:hAnsi="Cambria Math"/>
            </w:rPr>
            <m:t xml:space="preserve">=</m:t>
          </m:r>
          <m:r>
            <w:rPr>
              <w:rFonts w:ascii="Cambria Math" w:hAnsi="Cambria Math"/>
            </w:rPr>
            <m:t xml:space="preserve">50</m:t>
          </m:r>
        </m:oMath>
      </m:oMathPara>
    </w:p>
    <w:p>
      <w:pPr>
        <w:spacing w:before="0" w:after="40"/>
        <w:jc w:val="both"/>
      </w:pPr>
      <w:r>
        <w:rPr>
          <w:rFonts w:ascii="Calibri" w:hAnsi="Calibri" w:eastAsia="Calibri" w:cs="Calibri"/>
          <w:b w:val="0"/>
          <w:i w:val="0"/>
          <w:sz w:val="22"/>
          <w:u w:val="none"/>
        </w:rPr>
        <w:t>At this production volume,</w:t>
      </w:r>
    </w:p>
    <w:p>
      <w:pPr>
        <w:spacing w:before="40" w:after="100"/>
      </w:pPr>
      <m:oMathPara>
        <m:oMath>
          <m:sSub>
            <m:sSubPr>
              <m:ctrlPr>
                <w:rPr>
                  <w:rFonts w:ascii="Cambria Math" w:hAnsi="Cambria Math"/>
                  <w:i/>
                </w:rPr>
              </m:ctrlPr>
            </m:sSubPr>
            <m:e>
              <m:r>
                <m:rPr>
                  <m:sty m:val="p"/>
                </m:rPr>
                <w:rPr>
                  <w:rFonts w:ascii="Cambria Math" w:hAnsi="Cambria Math"/>
                </w:rPr>
                <m:t xml:space="preserve">TC</m:t>
              </m:r>
            </m:e>
            <m:sub>
              <m:r>
                <w:rPr>
                  <w:rFonts w:ascii="Cambria Math" w:hAnsi="Cambria Math"/>
                </w:rPr>
                <m:t xml:space="preserve">N</m:t>
              </m:r>
            </m:sub>
          </m:sSub>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0.1</m:t>
          </m:r>
          <m:r>
            <w:rPr>
              <w:rFonts w:ascii="Cambria Math" w:hAnsi="Cambria Math"/>
            </w:rPr>
            <m:t xml:space="preserve">⋅</m:t>
          </m:r>
          <m:sSup>
            <m:sSupPr>
              <m:ctrlPr>
                <w:rPr>
                  <w:rFonts w:ascii="Cambria Math" w:hAnsi="Cambria Math"/>
                  <w:i/>
                </w:rPr>
              </m:ctrlPr>
            </m:sSupPr>
            <m:e>
              <m:r>
                <w:rPr>
                  <w:rFonts w:ascii="Cambria Math" w:hAnsi="Cambria Math"/>
                </w:rPr>
                <m:t xml:space="preserve">50</m:t>
              </m:r>
            </m:e>
            <m:sup>
              <m:r>
                <m:rPr>
                  <m:sty m:val="p"/>
                </m:rPr>
                <w:rPr>
                  <w:rFonts w:ascii="Cambria Math" w:hAnsi="Cambria Math"/>
                </w:rPr>
                <m:t xml:space="preserve">2</m:t>
              </m:r>
            </m:sup>
          </m:sSup>
          <m:r>
            <w:rPr>
              <w:rFonts w:ascii="Cambria Math" w:hAnsi="Cambria Math"/>
            </w:rPr>
            <m:t xml:space="preserve">=</m:t>
          </m:r>
          <m:r>
            <w:rPr>
              <w:rFonts w:ascii="Cambria Math" w:hAnsi="Cambria Math"/>
            </w:rPr>
            <m:t xml:space="preserve">350</m:t>
          </m:r>
        </m:oMath>
      </m:oMathPara>
    </w:p>
    <w:p>
      <w:pPr>
        <w:spacing w:before="0" w:after="40"/>
        <w:jc w:val="both"/>
      </w:pPr>
      <w:r>
        <w:rPr>
          <w:rFonts w:ascii="Calibri" w:hAnsi="Calibri" w:eastAsia="Calibri" w:cs="Calibri"/>
          <w:b w:val="0"/>
          <w:i w:val="0"/>
          <w:sz w:val="22"/>
          <w:u w:val="none"/>
        </w:rPr>
        <w:t>so profits are:</w:t>
      </w:r>
    </w:p>
    <w:p>
      <w:pPr>
        <w:spacing w:before="80" w:after="160"/>
      </w:pPr>
      <m:oMathPara>
        <m:oMath>
          <m:sSub>
            <m:sSubPr>
              <m:ctrlPr>
                <w:rPr>
                  <w:rFonts w:ascii="Cambria Math" w:hAnsi="Cambria Math"/>
                  <w:color w:val="C00000"/>
                  <w:i/>
                </w:rPr>
              </m:ctrlPr>
            </m:sSubPr>
            <m:e>
              <m:r>
                <w:rPr>
                  <w:rFonts w:ascii="Cambria Math" w:hAnsi="Cambria Math"/>
                  <w:color w:val="C00000"/>
                </w:rPr>
                <m:t xml:space="preserve">π</m:t>
              </m:r>
            </m:e>
            <m:sub>
              <m:r>
                <w:rPr>
                  <w:rFonts w:ascii="Cambria Math" w:hAnsi="Cambria Math"/>
                  <w:color w:val="C00000"/>
                </w:rPr>
                <m:t xml:space="preserve">N</m:t>
              </m:r>
            </m:sub>
          </m:sSub>
          <m:r>
            <w:rPr>
              <w:rFonts w:ascii="Cambria Math" w:hAnsi="Cambria Math"/>
              <w:color w:val="C00000"/>
            </w:rPr>
            <m:t xml:space="preserve">=</m:t>
          </m:r>
          <m:r>
            <w:rPr>
              <w:rFonts w:ascii="Cambria Math" w:hAnsi="Cambria Math"/>
              <w:color w:val="C00000"/>
            </w:rPr>
            <m:t xml:space="preserve">P</m:t>
          </m:r>
          <m:r>
            <w:rPr>
              <w:rFonts w:ascii="Cambria Math" w:hAnsi="Cambria Math"/>
              <w:color w:val="C00000"/>
            </w:rPr>
            <m:t xml:space="preserve">⋅</m:t>
          </m:r>
          <m:sSub>
            <m:sSubPr>
              <m:ctrlPr>
                <w:rPr>
                  <w:rFonts w:ascii="Cambria Math" w:hAnsi="Cambria Math"/>
                  <w:color w:val="C00000"/>
                  <w:i/>
                </w:rPr>
              </m:ctrlPr>
            </m:sSubPr>
            <m:e>
              <m:r>
                <w:rPr>
                  <w:rFonts w:ascii="Cambria Math" w:hAnsi="Cambria Math"/>
                  <w:color w:val="C00000"/>
                </w:rPr>
                <m:t xml:space="preserve">Q</m:t>
              </m:r>
            </m:e>
            <m:sub>
              <m:r>
                <w:rPr>
                  <w:rFonts w:ascii="Cambria Math" w:hAnsi="Cambria Math"/>
                  <w:color w:val="C00000"/>
                </w:rPr>
                <m:t xml:space="preserve">N</m:t>
              </m:r>
            </m:sub>
          </m:sSub>
          <m:r>
            <w:rPr>
              <w:rFonts w:ascii="Cambria Math" w:hAnsi="Cambria Math"/>
              <w:color w:val="C00000"/>
            </w:rPr>
            <m:t xml:space="preserve">−</m:t>
          </m:r>
          <m:sSub>
            <m:sSubPr>
              <m:ctrlPr>
                <w:rPr>
                  <w:rFonts w:ascii="Cambria Math" w:hAnsi="Cambria Math"/>
                  <w:color w:val="C00000"/>
                  <w:i/>
                </w:rPr>
              </m:ctrlPr>
            </m:sSubPr>
            <m:e>
              <m:r>
                <m:rPr>
                  <m:sty m:val="p"/>
                </m:rPr>
                <w:rPr>
                  <w:rFonts w:ascii="Cambria Math" w:hAnsi="Cambria Math"/>
                  <w:color w:val="C00000"/>
                </w:rPr>
                <m:t xml:space="preserve">TC</m:t>
              </m:r>
            </m:e>
            <m:sub>
              <m:r>
                <w:rPr>
                  <w:rFonts w:ascii="Cambria Math" w:hAnsi="Cambria Math"/>
                  <w:color w:val="C00000"/>
                </w:rPr>
                <m:t xml:space="preserve">N</m:t>
              </m:r>
            </m:sub>
          </m:sSub>
          <m:r>
            <w:rPr>
              <w:rFonts w:ascii="Cambria Math" w:hAnsi="Cambria Math"/>
              <w:color w:val="C00000"/>
            </w:rPr>
            <m:t xml:space="preserve">=</m:t>
          </m:r>
          <m:r>
            <w:rPr>
              <w:rFonts w:ascii="Cambria Math" w:hAnsi="Cambria Math"/>
              <w:color w:val="C00000"/>
            </w:rPr>
            <m:t xml:space="preserve">500</m:t>
          </m:r>
          <m:r>
            <w:rPr>
              <w:rFonts w:ascii="Cambria Math" w:hAnsi="Cambria Math"/>
              <w:color w:val="C00000"/>
            </w:rPr>
            <m:t xml:space="preserve">−</m:t>
          </m:r>
          <m:r>
            <w:rPr>
              <w:rFonts w:ascii="Cambria Math" w:hAnsi="Cambria Math"/>
              <w:color w:val="C00000"/>
            </w:rPr>
            <m:t xml:space="preserve">350</m:t>
          </m:r>
          <m:r>
            <w:rPr>
              <w:rFonts w:ascii="Cambria Math" w:hAnsi="Cambria Math"/>
              <w:color w:val="C00000"/>
            </w:rPr>
            <m:t xml:space="preserve">=</m:t>
          </m:r>
          <m:r>
            <w:rPr>
              <w:rFonts w:ascii="Cambria Math" w:hAnsi="Cambria Math"/>
              <w:color w:val="C00000"/>
            </w:rPr>
            <m:t xml:space="preserve">150</m:t>
          </m:r>
        </m:oMath>
      </m:oMathPara>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Again profit is maximized where MR = MC, with MR equal to the market price of 10. The average total cost curve is now:</w:t>
      </w:r>
    </w:p>
    <w:p>
      <w:pPr>
        <w:spacing w:before="60" w:after="100"/>
      </w:pPr>
      <m:oMathPara>
        <m:oMath>
          <m:sSub>
            <m:sSubPr>
              <m:ctrlPr>
                <w:rPr>
                  <w:rFonts w:ascii="Cambria Math" w:hAnsi="Cambria Math"/>
                  <w:i/>
                </w:rPr>
              </m:ctrlPr>
            </m:sSubPr>
            <m:e>
              <m:r>
                <m:rPr>
                  <m:sty m:val="p"/>
                </m:rPr>
                <w:rPr>
                  <w:rFonts w:ascii="Cambria Math" w:hAnsi="Cambria Math"/>
                </w:rPr>
                <m:t xml:space="preserve">ATC</m:t>
              </m:r>
            </m:e>
            <m:sub>
              <m:r>
                <w:rPr>
                  <w:rFonts w:ascii="Cambria Math" w:hAnsi="Cambria Math"/>
                </w:rPr>
                <m:t xml:space="preserve">N</m:t>
              </m:r>
            </m:sub>
          </m:sSub>
          <m:r>
            <w:rPr>
              <w:rFonts w:ascii="Cambria Math" w:hAnsi="Cambria Math"/>
            </w:rPr>
            <m:t xml:space="preserve">=</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 xml:space="preserve">TC</m:t>
                  </m:r>
                </m:e>
                <m:sub>
                  <m:r>
                    <w:rPr>
                      <w:rFonts w:ascii="Cambria Math" w:hAnsi="Cambria Math"/>
                    </w:rPr>
                    <m:t xml:space="preserve">N</m:t>
                  </m:r>
                </m:sub>
              </m:sSub>
            </m:num>
            <m:den>
              <m:r>
                <w:rPr>
                  <w:rFonts w:ascii="Cambria Math" w:hAnsi="Cambria Math"/>
                </w:rPr>
                <m:t xml:space="preserve">Q</m:t>
              </m:r>
            </m:den>
          </m:f>
          <m:r>
            <w:rPr>
              <w:rFonts w:ascii="Cambria Math" w:hAnsi="Cambria Math"/>
            </w:rPr>
            <m:t xml:space="preserve">=</m:t>
          </m:r>
          <m:f>
            <m:fPr>
              <m:ctrlPr>
                <w:rPr>
                  <w:rFonts w:ascii="Cambria Math" w:hAnsi="Cambria Math"/>
                  <w:i/>
                </w:rPr>
              </m:ctrlPr>
            </m:fPr>
            <m:num>
              <m:r>
                <w:rPr>
                  <w:rFonts w:ascii="Cambria Math" w:hAnsi="Cambria Math"/>
                </w:rPr>
                <m:t xml:space="preserve">100</m:t>
              </m:r>
            </m:num>
            <m:den>
              <m:r>
                <w:rPr>
                  <w:rFonts w:ascii="Cambria Math" w:hAnsi="Cambria Math"/>
                </w:rPr>
                <m:t xml:space="preserve">Q</m:t>
              </m:r>
            </m:den>
          </m:f>
          <m:r>
            <w:rPr>
              <w:rFonts w:ascii="Cambria Math" w:hAnsi="Cambria Math"/>
            </w:rPr>
            <m:t xml:space="preserve">+</m:t>
          </m:r>
          <m:r>
            <w:rPr>
              <w:rFonts w:ascii="Cambria Math" w:hAnsi="Cambria Math"/>
            </w:rPr>
            <m:t xml:space="preserve">0.1</m:t>
          </m:r>
          <m:r>
            <w:rPr>
              <w:rFonts w:ascii="Cambria Math" w:hAnsi="Cambria Math"/>
            </w:rPr>
            <m:t xml:space="preserve">Q</m:t>
          </m:r>
        </m:oMath>
      </m:oMathPara>
    </w:p>
    <w:p>
      <w:pPr>
        <w:spacing w:before="120" w:after="40"/>
        <w:jc w:val="center"/>
      </w:pPr>
      <w:r>
        <w:drawing xmlns:a="http://schemas.openxmlformats.org/drawingml/2006/main">
          <wp:inline distT="0" distB="0" distL="0" distR="0">
            <wp:extent cx="4847191" cy="3255264"/>
            <wp:effectExtent l="0" t="0" r="0" b="0"/>
            <wp:docPr id="101" name="4(e) - new technology"/>
            <wp:cNvGraphicFramePr/>
            <a:graphic>
              <a:graphicData uri="http://schemas.microsoft.com/office/word/2010/wordprocessingGroup">
                <wpg:wgp>
                  <wpg:cNvGrpSpPr/>
                  <wpg:grpSpPr>
                    <a:xfrm>
                      <a:off x="0" y="0"/>
                      <a:ext cx="4847191" cy="3255264"/>
                      <a:chOff x="448691" y="118872"/>
                      <a:chExt cx="4847191" cy="3255264"/>
                    </a:xfrm>
                  </wpg:grpSpPr>
                  <wps:wsp>
                    <wps:cNvPr id="2" name="x-axis"/>
                    <wps:cNvSpPr/>
                    <wps:spPr>
                      <a:xfrm>
                        <a:off x="731520" y="3127248"/>
                        <a:ext cx="4206240" cy="1"/>
                      </a:xfrm>
                      <a:prstGeom prst="line">
                        <a:avLst/>
                      </a:prstGeom>
                      <a:noFill/>
                      <a:ln w="15875" cap="rnd">
                        <a:solidFill>
                          <a:srgbClr val="0B2B4E"/>
                        </a:solidFill>
                        <a:round/>
                        <a:tailEnd type="triangle" w="med" len="med"/>
                      </a:ln>
                    </wps:spPr>
                    <wps:bodyPr/>
                  </wps:wsp>
                  <wps:wsp>
                    <wps:cNvPr id="3" name="y-axis"/>
                    <wps:cNvSpPr/>
                    <wps:spPr>
                      <a:xfrm flipV="1">
                        <a:off x="731520" y="219456"/>
                        <a:ext cx="1" cy="2907792"/>
                      </a:xfrm>
                      <a:prstGeom prst="line">
                        <a:avLst/>
                      </a:prstGeom>
                      <a:noFill/>
                      <a:ln w="15875" cap="rnd">
                        <a:solidFill>
                          <a:srgbClr val="0B2B4E"/>
                        </a:solidFill>
                        <a:round/>
                        <a:tailEnd type="triangle" w="med" len="med"/>
                      </a:ln>
                    </wps:spPr>
                    <wps:bodyPr/>
                  </wps:wsp>
                  <wps:wsp>
                    <wps:cNvPr id="4" name="y-axis title"/>
                    <wps:cNvSpPr txBox="1"/>
                    <wps:spPr>
                      <a:xfrm>
                        <a:off x="525716" y="118872"/>
                        <a:ext cx="1326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w:t>
                          </w:r>
                        </w:p>
                      </w:txbxContent>
                    </wps:txbx>
                    <wps:bodyPr rot="0" spcFirstLastPara="0" vertOverflow="overflow" horzOverflow="overflow" vert="horz" wrap="square" lIns="0" tIns="0" rIns="0" bIns="0" anchor="ctr" anchorCtr="0">
                      <a:noAutofit/>
                    </wps:bodyPr>
                  </wps:wsp>
                  <wps:wsp>
                    <wps:cNvPr id="5" name="x-axis title"/>
                    <wps:cNvSpPr txBox="1"/>
                    <wps:spPr>
                      <a:xfrm>
                        <a:off x="4858734" y="31729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profit"/>
                    <wps:cNvSpPr/>
                    <wps:spPr>
                      <a:xfrm>
                        <a:off x="731520" y="2029968"/>
                        <a:ext cx="2020824" cy="329184"/>
                      </a:xfrm>
                      <a:prstGeom prst="rect">
                        <a:avLst/>
                      </a:prstGeom>
                      <a:solidFill>
                        <a:srgbClr val="C00000">
                          <a:alpha val="22000"/>
                        </a:srgbClr>
                      </a:solidFill>
                      <a:ln w="9525">
                        <a:solidFill>
                          <a:srgbClr val="0B2B4E"/>
                        </a:solidFill>
                      </a:ln>
                    </wps:spPr>
                    <wps:bodyPr/>
                  </wps:wsp>
                  <wps:wsp>
                    <wps:cNvPr id="7" name="MC"/>
                    <wps:cNvSpPr/>
                    <wps:spPr>
                      <a:xfrm>
                        <a:off x="731520" y="932688"/>
                        <a:ext cx="4041648" cy="2194560"/>
                      </a:xfrm>
                      <a:custGeom>
                        <a:avLst/>
                        <a:gdLst/>
                        <a:ahLst/>
                        <a:cxnLst/>
                        <a:rect l="0" t="0" r="4041648" b="2194560"/>
                        <a:pathLst>
                          <a:path w="4041648" h="2194560">
                            <a:moveTo>
                              <a:pt x="0" y="2194560"/>
                            </a:moveTo>
                            <a:lnTo>
                              <a:pt x="4041648" y="0"/>
                            </a:lnTo>
                          </a:path>
                        </a:pathLst>
                      </a:custGeom>
                      <a:noFill/>
                      <a:ln w="25400" cap="rnd">
                        <a:solidFill>
                          <a:srgbClr val="0B2B4E"/>
                        </a:solidFill>
                        <a:round/>
                      </a:ln>
                    </wps:spPr>
                    <wps:bodyPr/>
                  </wps:wsp>
                  <wps:wsp>
                    <wps:cNvPr id="8" name="MR = P"/>
                    <wps:cNvSpPr/>
                    <wps:spPr>
                      <a:xfrm>
                        <a:off x="731520" y="2029968"/>
                        <a:ext cx="4041648" cy="9144"/>
                      </a:xfrm>
                      <a:custGeom>
                        <a:avLst/>
                        <a:gdLst/>
                        <a:ahLst/>
                        <a:cxnLst/>
                        <a:rect l="0" t="0" r="4041648" b="9144"/>
                        <a:pathLst>
                          <a:path w="4041648" h="9144">
                            <a:moveTo>
                              <a:pt x="0" y="0"/>
                            </a:moveTo>
                            <a:lnTo>
                              <a:pt x="4041648" y="0"/>
                            </a:lnTo>
                          </a:path>
                        </a:pathLst>
                      </a:custGeom>
                      <a:noFill/>
                      <a:ln w="25400" cap="rnd">
                        <a:solidFill>
                          <a:srgbClr val="C00000"/>
                        </a:solidFill>
                        <a:round/>
                      </a:ln>
                    </wps:spPr>
                    <wps:bodyPr/>
                  </wps:wsp>
                  <wps:wsp>
                    <wps:cNvPr id="9" name="ATC"/>
                    <wps:cNvSpPr/>
                    <wps:spPr>
                      <a:xfrm>
                        <a:off x="896860" y="400119"/>
                        <a:ext cx="3876308" cy="2033135"/>
                      </a:xfrm>
                      <a:custGeom>
                        <a:avLst/>
                        <a:gdLst/>
                        <a:ahLst/>
                        <a:cxnLst/>
                        <a:rect l="0" t="0" r="3876308" b="2033135"/>
                        <a:pathLst>
                          <a:path w="3876308" h="2033135">
                            <a:moveTo>
                              <a:pt x="0" y="0"/>
                            </a:moveTo>
                            <a:lnTo>
                              <a:pt x="18371" y="263236"/>
                            </a:lnTo>
                            <a:lnTo>
                              <a:pt x="36742" y="477705"/>
                            </a:lnTo>
                            <a:lnTo>
                              <a:pt x="55113" y="655597"/>
                            </a:lnTo>
                            <a:lnTo>
                              <a:pt x="73485" y="805354"/>
                            </a:lnTo>
                            <a:lnTo>
                              <a:pt x="91856" y="933005"/>
                            </a:lnTo>
                            <a:lnTo>
                              <a:pt x="110227" y="1042970"/>
                            </a:lnTo>
                            <a:lnTo>
                              <a:pt x="128598" y="1138567"/>
                            </a:lnTo>
                            <a:lnTo>
                              <a:pt x="146969" y="1222330"/>
                            </a:lnTo>
                            <a:lnTo>
                              <a:pt x="165340" y="1296231"/>
                            </a:lnTo>
                            <a:lnTo>
                              <a:pt x="183711" y="1361829"/>
                            </a:lnTo>
                            <a:lnTo>
                              <a:pt x="202082" y="1420368"/>
                            </a:lnTo>
                            <a:lnTo>
                              <a:pt x="220454" y="1472857"/>
                            </a:lnTo>
                            <a:lnTo>
                              <a:pt x="238825" y="1520121"/>
                            </a:lnTo>
                            <a:lnTo>
                              <a:pt x="257196" y="1562841"/>
                            </a:lnTo>
                            <a:lnTo>
                              <a:pt x="275567" y="1601586"/>
                            </a:lnTo>
                            <a:lnTo>
                              <a:pt x="293938" y="1636832"/>
                            </a:lnTo>
                            <a:lnTo>
                              <a:pt x="312309" y="1668983"/>
                            </a:lnTo>
                            <a:lnTo>
                              <a:pt x="330680" y="1698383"/>
                            </a:lnTo>
                            <a:lnTo>
                              <a:pt x="349051" y="1725327"/>
                            </a:lnTo>
                            <a:lnTo>
                              <a:pt x="367423" y="1750068"/>
                            </a:lnTo>
                            <a:lnTo>
                              <a:pt x="385794" y="1772828"/>
                            </a:lnTo>
                            <a:lnTo>
                              <a:pt x="404165" y="1793797"/>
                            </a:lnTo>
                            <a:lnTo>
                              <a:pt x="422536" y="1813145"/>
                            </a:lnTo>
                            <a:lnTo>
                              <a:pt x="440907" y="1831017"/>
                            </a:lnTo>
                            <a:lnTo>
                              <a:pt x="459278" y="1847545"/>
                            </a:lnTo>
                            <a:lnTo>
                              <a:pt x="477649" y="1862843"/>
                            </a:lnTo>
                            <a:lnTo>
                              <a:pt x="496020" y="1877014"/>
                            </a:lnTo>
                            <a:lnTo>
                              <a:pt x="514392" y="1890150"/>
                            </a:lnTo>
                            <a:lnTo>
                              <a:pt x="532763" y="1902331"/>
                            </a:lnTo>
                            <a:lnTo>
                              <a:pt x="551134" y="1913633"/>
                            </a:lnTo>
                            <a:lnTo>
                              <a:pt x="569505" y="1924120"/>
                            </a:lnTo>
                            <a:lnTo>
                              <a:pt x="587876" y="1933851"/>
                            </a:lnTo>
                            <a:lnTo>
                              <a:pt x="606247" y="1942883"/>
                            </a:lnTo>
                            <a:lnTo>
                              <a:pt x="624618" y="1951262"/>
                            </a:lnTo>
                            <a:lnTo>
                              <a:pt x="642989" y="1959033"/>
                            </a:lnTo>
                            <a:lnTo>
                              <a:pt x="661361" y="1966237"/>
                            </a:lnTo>
                            <a:lnTo>
                              <a:pt x="679732" y="1972912"/>
                            </a:lnTo>
                            <a:lnTo>
                              <a:pt x="698103" y="1979090"/>
                            </a:lnTo>
                            <a:lnTo>
                              <a:pt x="716474" y="1984802"/>
                            </a:lnTo>
                            <a:lnTo>
                              <a:pt x="734845" y="1990078"/>
                            </a:lnTo>
                            <a:lnTo>
                              <a:pt x="753216" y="1994944"/>
                            </a:lnTo>
                            <a:lnTo>
                              <a:pt x="771587" y="1999423"/>
                            </a:lnTo>
                            <a:lnTo>
                              <a:pt x="789959" y="2003538"/>
                            </a:lnTo>
                            <a:lnTo>
                              <a:pt x="808330" y="2007310"/>
                            </a:lnTo>
                            <a:lnTo>
                              <a:pt x="826701" y="2010757"/>
                            </a:lnTo>
                            <a:lnTo>
                              <a:pt x="845072" y="2013897"/>
                            </a:lnTo>
                            <a:lnTo>
                              <a:pt x="863443" y="2016747"/>
                            </a:lnTo>
                            <a:lnTo>
                              <a:pt x="881814" y="2019322"/>
                            </a:lnTo>
                            <a:lnTo>
                              <a:pt x="900185" y="2021636"/>
                            </a:lnTo>
                            <a:lnTo>
                              <a:pt x="918556" y="2023703"/>
                            </a:lnTo>
                            <a:lnTo>
                              <a:pt x="936928" y="2025535"/>
                            </a:lnTo>
                            <a:lnTo>
                              <a:pt x="955299" y="2027143"/>
                            </a:lnTo>
                            <a:lnTo>
                              <a:pt x="973670" y="2028538"/>
                            </a:lnTo>
                            <a:lnTo>
                              <a:pt x="992041" y="2029731"/>
                            </a:lnTo>
                            <a:lnTo>
                              <a:pt x="1010412" y="2030730"/>
                            </a:lnTo>
                            <a:lnTo>
                              <a:pt x="1028783" y="2031546"/>
                            </a:lnTo>
                            <a:lnTo>
                              <a:pt x="1047154" y="2032185"/>
                            </a:lnTo>
                            <a:lnTo>
                              <a:pt x="1065525" y="2032656"/>
                            </a:lnTo>
                            <a:lnTo>
                              <a:pt x="1083897" y="2032967"/>
                            </a:lnTo>
                            <a:lnTo>
                              <a:pt x="1102268" y="2033125"/>
                            </a:lnTo>
                            <a:lnTo>
                              <a:pt x="1120639" y="2033135"/>
                            </a:lnTo>
                            <a:lnTo>
                              <a:pt x="1139010" y="2033005"/>
                            </a:lnTo>
                            <a:lnTo>
                              <a:pt x="1157381" y="2032739"/>
                            </a:lnTo>
                            <a:lnTo>
                              <a:pt x="1175752" y="2032344"/>
                            </a:lnTo>
                            <a:lnTo>
                              <a:pt x="1194123" y="2031826"/>
                            </a:lnTo>
                            <a:lnTo>
                              <a:pt x="1212494" y="2031187"/>
                            </a:lnTo>
                            <a:lnTo>
                              <a:pt x="1230866" y="2030435"/>
                            </a:lnTo>
                            <a:lnTo>
                              <a:pt x="1249237" y="2029572"/>
                            </a:lnTo>
                            <a:lnTo>
                              <a:pt x="1267608" y="2028604"/>
                            </a:lnTo>
                            <a:lnTo>
                              <a:pt x="1285979" y="2027534"/>
                            </a:lnTo>
                            <a:lnTo>
                              <a:pt x="1304350" y="2026366"/>
                            </a:lnTo>
                            <a:lnTo>
                              <a:pt x="1322721" y="2025104"/>
                            </a:lnTo>
                            <a:lnTo>
                              <a:pt x="1341092" y="2023751"/>
                            </a:lnTo>
                            <a:lnTo>
                              <a:pt x="1359463" y="2022310"/>
                            </a:lnTo>
                            <a:lnTo>
                              <a:pt x="1377835" y="2020785"/>
                            </a:lnTo>
                            <a:lnTo>
                              <a:pt x="1396206" y="2019178"/>
                            </a:lnTo>
                            <a:lnTo>
                              <a:pt x="1414577" y="2017493"/>
                            </a:lnTo>
                            <a:lnTo>
                              <a:pt x="1432948" y="2015732"/>
                            </a:lnTo>
                            <a:lnTo>
                              <a:pt x="1451319" y="2013897"/>
                            </a:lnTo>
                            <a:lnTo>
                              <a:pt x="1469690" y="2011992"/>
                            </a:lnTo>
                            <a:lnTo>
                              <a:pt x="1488061" y="2010018"/>
                            </a:lnTo>
                            <a:lnTo>
                              <a:pt x="1506432" y="2007978"/>
                            </a:lnTo>
                            <a:lnTo>
                              <a:pt x="1524804" y="2005873"/>
                            </a:lnTo>
                            <a:lnTo>
                              <a:pt x="1543175" y="2003707"/>
                            </a:lnTo>
                            <a:lnTo>
                              <a:pt x="1561546" y="2001481"/>
                            </a:lnTo>
                            <a:lnTo>
                              <a:pt x="1579917" y="1999197"/>
                            </a:lnTo>
                            <a:lnTo>
                              <a:pt x="1598288" y="1996856"/>
                            </a:lnTo>
                            <a:lnTo>
                              <a:pt x="1616659" y="1994461"/>
                            </a:lnTo>
                            <a:lnTo>
                              <a:pt x="1635030" y="1992012"/>
                            </a:lnTo>
                            <a:lnTo>
                              <a:pt x="1653402" y="1989513"/>
                            </a:lnTo>
                            <a:lnTo>
                              <a:pt x="1671773" y="1986964"/>
                            </a:lnTo>
                            <a:lnTo>
                              <a:pt x="1690144" y="1984366"/>
                            </a:lnTo>
                            <a:lnTo>
                              <a:pt x="1708515" y="1981722"/>
                            </a:lnTo>
                            <a:lnTo>
                              <a:pt x="1726886" y="1979032"/>
                            </a:lnTo>
                            <a:lnTo>
                              <a:pt x="1745257" y="1976298"/>
                            </a:lnTo>
                            <a:lnTo>
                              <a:pt x="1763628" y="1973521"/>
                            </a:lnTo>
                            <a:lnTo>
                              <a:pt x="1781999" y="1970702"/>
                            </a:lnTo>
                            <a:lnTo>
                              <a:pt x="1800371" y="1967843"/>
                            </a:lnTo>
                            <a:lnTo>
                              <a:pt x="1818742" y="1964944"/>
                            </a:lnTo>
                            <a:lnTo>
                              <a:pt x="1837113" y="1962007"/>
                            </a:lnTo>
                            <a:lnTo>
                              <a:pt x="1855484" y="1959033"/>
                            </a:lnTo>
                            <a:lnTo>
                              <a:pt x="1873855" y="1956022"/>
                            </a:lnTo>
                            <a:lnTo>
                              <a:pt x="1892226" y="1952977"/>
                            </a:lnTo>
                            <a:lnTo>
                              <a:pt x="1910597" y="1949896"/>
                            </a:lnTo>
                            <a:lnTo>
                              <a:pt x="1928968" y="1946783"/>
                            </a:lnTo>
                            <a:lnTo>
                              <a:pt x="1947340" y="1943636"/>
                            </a:lnTo>
                            <a:lnTo>
                              <a:pt x="1965711" y="1940458"/>
                            </a:lnTo>
                            <a:lnTo>
                              <a:pt x="1984082" y="1937249"/>
                            </a:lnTo>
                            <a:lnTo>
                              <a:pt x="2002453" y="1934010"/>
                            </a:lnTo>
                            <a:lnTo>
                              <a:pt x="2020824" y="1930742"/>
                            </a:lnTo>
                            <a:lnTo>
                              <a:pt x="2039195" y="1927445"/>
                            </a:lnTo>
                            <a:lnTo>
                              <a:pt x="2057566" y="1924120"/>
                            </a:lnTo>
                            <a:lnTo>
                              <a:pt x="2075937" y="1920767"/>
                            </a:lnTo>
                            <a:lnTo>
                              <a:pt x="2094309" y="1917388"/>
                            </a:lnTo>
                            <a:lnTo>
                              <a:pt x="2112680" y="1913983"/>
                            </a:lnTo>
                            <a:lnTo>
                              <a:pt x="2131051" y="1910553"/>
                            </a:lnTo>
                            <a:lnTo>
                              <a:pt x="2149422" y="1907098"/>
                            </a:lnTo>
                            <a:lnTo>
                              <a:pt x="2167793" y="1903619"/>
                            </a:lnTo>
                            <a:lnTo>
                              <a:pt x="2186164" y="1900117"/>
                            </a:lnTo>
                            <a:lnTo>
                              <a:pt x="2204535" y="1896591"/>
                            </a:lnTo>
                            <a:lnTo>
                              <a:pt x="2222906" y="1893043"/>
                            </a:lnTo>
                            <a:lnTo>
                              <a:pt x="2241278" y="1889473"/>
                            </a:lnTo>
                            <a:lnTo>
                              <a:pt x="2259649" y="1885881"/>
                            </a:lnTo>
                            <a:lnTo>
                              <a:pt x="2278020" y="1882268"/>
                            </a:lnTo>
                            <a:lnTo>
                              <a:pt x="2296391" y="1878635"/>
                            </a:lnTo>
                            <a:lnTo>
                              <a:pt x="2314762" y="1874982"/>
                            </a:lnTo>
                            <a:lnTo>
                              <a:pt x="2333133" y="1871309"/>
                            </a:lnTo>
                            <a:lnTo>
                              <a:pt x="2351504" y="1867617"/>
                            </a:lnTo>
                            <a:lnTo>
                              <a:pt x="2369876" y="1863906"/>
                            </a:lnTo>
                            <a:lnTo>
                              <a:pt x="2388247" y="1860177"/>
                            </a:lnTo>
                            <a:lnTo>
                              <a:pt x="2406618" y="1856430"/>
                            </a:lnTo>
                            <a:lnTo>
                              <a:pt x="2424989" y="1852665"/>
                            </a:lnTo>
                            <a:lnTo>
                              <a:pt x="2443360" y="1848883"/>
                            </a:lnTo>
                            <a:lnTo>
                              <a:pt x="2461731" y="1845085"/>
                            </a:lnTo>
                            <a:lnTo>
                              <a:pt x="2480102" y="1841269"/>
                            </a:lnTo>
                            <a:lnTo>
                              <a:pt x="2498473" y="1837438"/>
                            </a:lnTo>
                            <a:lnTo>
                              <a:pt x="2516845" y="1833590"/>
                            </a:lnTo>
                            <a:lnTo>
                              <a:pt x="2535216" y="1829728"/>
                            </a:lnTo>
                            <a:lnTo>
                              <a:pt x="2553587" y="1825850"/>
                            </a:lnTo>
                            <a:lnTo>
                              <a:pt x="2571958" y="1821957"/>
                            </a:lnTo>
                            <a:lnTo>
                              <a:pt x="2590329" y="1818049"/>
                            </a:lnTo>
                            <a:lnTo>
                              <a:pt x="2608700" y="1814127"/>
                            </a:lnTo>
                            <a:lnTo>
                              <a:pt x="2627071" y="1810191"/>
                            </a:lnTo>
                            <a:lnTo>
                              <a:pt x="2645442" y="1806242"/>
                            </a:lnTo>
                            <a:lnTo>
                              <a:pt x="2663814" y="1802279"/>
                            </a:lnTo>
                            <a:lnTo>
                              <a:pt x="2682185" y="1798302"/>
                            </a:lnTo>
                            <a:lnTo>
                              <a:pt x="2700556" y="1794313"/>
                            </a:lnTo>
                            <a:lnTo>
                              <a:pt x="2718927" y="1790311"/>
                            </a:lnTo>
                            <a:lnTo>
                              <a:pt x="2737298" y="1786297"/>
                            </a:lnTo>
                            <a:lnTo>
                              <a:pt x="2755669" y="1782270"/>
                            </a:lnTo>
                            <a:lnTo>
                              <a:pt x="2774040" y="1778231"/>
                            </a:lnTo>
                            <a:lnTo>
                              <a:pt x="2792411" y="1774181"/>
                            </a:lnTo>
                            <a:lnTo>
                              <a:pt x="2810783" y="1770119"/>
                            </a:lnTo>
                            <a:lnTo>
                              <a:pt x="2829154" y="1766045"/>
                            </a:lnTo>
                            <a:lnTo>
                              <a:pt x="2847525" y="1761960"/>
                            </a:lnTo>
                            <a:lnTo>
                              <a:pt x="2865896" y="1757865"/>
                            </a:lnTo>
                            <a:lnTo>
                              <a:pt x="2884267" y="1753759"/>
                            </a:lnTo>
                            <a:lnTo>
                              <a:pt x="2902638" y="1749642"/>
                            </a:lnTo>
                            <a:lnTo>
                              <a:pt x="2921009" y="1745515"/>
                            </a:lnTo>
                            <a:lnTo>
                              <a:pt x="2939380" y="1741377"/>
                            </a:lnTo>
                            <a:lnTo>
                              <a:pt x="2957752" y="1737230"/>
                            </a:lnTo>
                            <a:lnTo>
                              <a:pt x="2976123" y="1733073"/>
                            </a:lnTo>
                            <a:lnTo>
                              <a:pt x="2994494" y="1728906"/>
                            </a:lnTo>
                            <a:lnTo>
                              <a:pt x="3012865" y="1724729"/>
                            </a:lnTo>
                            <a:lnTo>
                              <a:pt x="3031236" y="1720544"/>
                            </a:lnTo>
                            <a:lnTo>
                              <a:pt x="3049607" y="1716349"/>
                            </a:lnTo>
                            <a:lnTo>
                              <a:pt x="3067978" y="1712145"/>
                            </a:lnTo>
                            <a:lnTo>
                              <a:pt x="3086349" y="1707932"/>
                            </a:lnTo>
                            <a:lnTo>
                              <a:pt x="3104721" y="1703711"/>
                            </a:lnTo>
                            <a:lnTo>
                              <a:pt x="3123092" y="1699481"/>
                            </a:lnTo>
                            <a:lnTo>
                              <a:pt x="3141463" y="1695242"/>
                            </a:lnTo>
                            <a:lnTo>
                              <a:pt x="3159834" y="1690996"/>
                            </a:lnTo>
                            <a:lnTo>
                              <a:pt x="3178205" y="1686741"/>
                            </a:lnTo>
                            <a:lnTo>
                              <a:pt x="3196576" y="1682478"/>
                            </a:lnTo>
                            <a:lnTo>
                              <a:pt x="3214947" y="1678207"/>
                            </a:lnTo>
                            <a:lnTo>
                              <a:pt x="3233319" y="1673929"/>
                            </a:lnTo>
                            <a:lnTo>
                              <a:pt x="3251690" y="1669643"/>
                            </a:lnTo>
                            <a:lnTo>
                              <a:pt x="3270061" y="1665349"/>
                            </a:lnTo>
                            <a:lnTo>
                              <a:pt x="3288432" y="1661048"/>
                            </a:lnTo>
                            <a:lnTo>
                              <a:pt x="3306803" y="1656740"/>
                            </a:lnTo>
                            <a:lnTo>
                              <a:pt x="3325174" y="1652425"/>
                            </a:lnTo>
                            <a:lnTo>
                              <a:pt x="3343545" y="1648102"/>
                            </a:lnTo>
                            <a:lnTo>
                              <a:pt x="3361916" y="1643773"/>
                            </a:lnTo>
                            <a:lnTo>
                              <a:pt x="3380288" y="1639437"/>
                            </a:lnTo>
                            <a:lnTo>
                              <a:pt x="3398659" y="1635094"/>
                            </a:lnTo>
                            <a:lnTo>
                              <a:pt x="3417030" y="1630744"/>
                            </a:lnTo>
                            <a:lnTo>
                              <a:pt x="3435401" y="1626388"/>
                            </a:lnTo>
                            <a:lnTo>
                              <a:pt x="3453772" y="1622026"/>
                            </a:lnTo>
                            <a:lnTo>
                              <a:pt x="3472143" y="1617657"/>
                            </a:lnTo>
                            <a:lnTo>
                              <a:pt x="3490514" y="1613282"/>
                            </a:lnTo>
                            <a:lnTo>
                              <a:pt x="3508885" y="1608901"/>
                            </a:lnTo>
                            <a:lnTo>
                              <a:pt x="3527257" y="1604514"/>
                            </a:lnTo>
                            <a:lnTo>
                              <a:pt x="3545628" y="1600121"/>
                            </a:lnTo>
                            <a:lnTo>
                              <a:pt x="3563999" y="1595722"/>
                            </a:lnTo>
                            <a:lnTo>
                              <a:pt x="3582370" y="1591317"/>
                            </a:lnTo>
                            <a:lnTo>
                              <a:pt x="3600741" y="1586907"/>
                            </a:lnTo>
                            <a:lnTo>
                              <a:pt x="3619112" y="1582491"/>
                            </a:lnTo>
                            <a:lnTo>
                              <a:pt x="3637483" y="1578069"/>
                            </a:lnTo>
                            <a:lnTo>
                              <a:pt x="3655854" y="1573642"/>
                            </a:lnTo>
                            <a:lnTo>
                              <a:pt x="3674226" y="1569210"/>
                            </a:lnTo>
                            <a:lnTo>
                              <a:pt x="3692597" y="1564772"/>
                            </a:lnTo>
                            <a:lnTo>
                              <a:pt x="3710968" y="1560329"/>
                            </a:lnTo>
                            <a:lnTo>
                              <a:pt x="3729339" y="1555881"/>
                            </a:lnTo>
                            <a:lnTo>
                              <a:pt x="3747710" y="1551428"/>
                            </a:lnTo>
                            <a:lnTo>
                              <a:pt x="3766081" y="1546970"/>
                            </a:lnTo>
                            <a:lnTo>
                              <a:pt x="3784452" y="1542507"/>
                            </a:lnTo>
                            <a:lnTo>
                              <a:pt x="3802823" y="1538039"/>
                            </a:lnTo>
                            <a:lnTo>
                              <a:pt x="3821195" y="1533567"/>
                            </a:lnTo>
                            <a:lnTo>
                              <a:pt x="3839566" y="1529090"/>
                            </a:lnTo>
                            <a:lnTo>
                              <a:pt x="3857937" y="1524608"/>
                            </a:lnTo>
                            <a:lnTo>
                              <a:pt x="3876308" y="1520121"/>
                            </a:lnTo>
                          </a:path>
                        </a:pathLst>
                      </a:custGeom>
                      <a:noFill/>
                      <a:ln w="25400" cap="rnd">
                        <a:solidFill>
                          <a:srgbClr val="E09F3E"/>
                        </a:solidFill>
                        <a:round/>
                      </a:ln>
                    </wps:spPr>
                    <wps:bodyPr/>
                  </wps:wsp>
                  <wps:wsp>
                    <wps:cNvPr id="10" name="note"/>
                    <wps:cNvSpPr txBox="1"/>
                    <wps:spPr>
                      <a:xfrm>
                        <a:off x="4833793" y="1947672"/>
                        <a:ext cx="462089" cy="201168"/>
                      </a:xfrm>
                      <a:prstGeom prst="rect">
                        <a:avLst/>
                      </a:prstGeom>
                      <a:noFill/>
                      <a:ln>
                        <a:noFill/>
                      </a:ln>
                    </wps:spPr>
                    <wps:txbx>
                      <w:txbxContent>
                        <w:p>
                          <w:pPr>
                            <w:spacing w:before="0" w:after="0" w:line="240" w:lineRule="auto"/>
                            <w:jc w:val="left"/>
                          </w:pPr>
                          <w:r>
                            <w:rPr>
                              <w:rFonts w:ascii="Calibri" w:hAnsi="Calibri" w:cs="Calibri"/>
                              <w:b/>
                              <w:color w:val="C00000"/>
                              <w:sz w:val="21"/>
                              <w:szCs w:val="21"/>
                            </w:rPr>
                            <w:t xml:space="preserve">MR = P</w:t>
                          </w:r>
                        </w:p>
                      </w:txbxContent>
                    </wps:txbx>
                    <wps:bodyPr rot="0" spcFirstLastPara="0" vertOverflow="overflow" horzOverflow="overflow" vert="horz" wrap="square" lIns="0" tIns="0" rIns="0" bIns="0" anchor="ctr" anchorCtr="0">
                      <a:noAutofit/>
                    </wps:bodyPr>
                  </wps:wsp>
                  <wps:wsp>
                    <wps:cNvPr id="11" name="note"/>
                    <wps:cNvSpPr txBox="1"/>
                    <wps:spPr>
                      <a:xfrm>
                        <a:off x="4833793" y="1732788"/>
                        <a:ext cx="290466" cy="201168"/>
                      </a:xfrm>
                      <a:prstGeom prst="rect">
                        <a:avLst/>
                      </a:prstGeom>
                      <a:noFill/>
                      <a:ln>
                        <a:noFill/>
                      </a:ln>
                    </wps:spPr>
                    <wps:txbx>
                      <w:txbxContent>
                        <w:p>
                          <w:pPr>
                            <w:spacing w:before="0" w:after="0" w:line="240" w:lineRule="auto"/>
                            <w:jc w:val="left"/>
                          </w:pPr>
                          <w:r>
                            <w:rPr>
                              <w:rFonts w:ascii="Calibri" w:hAnsi="Calibri" w:cs="Calibri"/>
                              <w:b/>
                              <w:color w:val="E09F3E"/>
                              <w:sz w:val="21"/>
                              <w:szCs w:val="21"/>
                            </w:rPr>
                            <w:t xml:space="preserve">ATC</w:t>
                          </w:r>
                        </w:p>
                      </w:txbxContent>
                    </wps:txbx>
                    <wps:bodyPr rot="0" spcFirstLastPara="0" vertOverflow="overflow" horzOverflow="overflow" vert="horz" wrap="square" lIns="0" tIns="0" rIns="0" bIns="0" anchor="ctr" anchorCtr="0">
                      <a:noAutofit/>
                    </wps:bodyPr>
                  </wps:wsp>
                  <wps:wsp>
                    <wps:cNvPr id="12" name="note"/>
                    <wps:cNvSpPr txBox="1"/>
                    <wps:spPr>
                      <a:xfrm>
                        <a:off x="4833793" y="850392"/>
                        <a:ext cx="258890" cy="201168"/>
                      </a:xfrm>
                      <a:prstGeom prst="rect">
                        <a:avLst/>
                      </a:prstGeom>
                      <a:noFill/>
                      <a:ln>
                        <a:noFill/>
                      </a:ln>
                    </wps:spPr>
                    <wps:txbx>
                      <w:txbxContent>
                        <w:p>
                          <w:pPr>
                            <w:spacing w:before="0" w:after="0" w:line="240" w:lineRule="auto"/>
                            <w:jc w:val="left"/>
                          </w:pPr>
                          <w:r>
                            <w:rPr>
                              <w:rFonts w:ascii="Calibri" w:hAnsi="Calibri" w:cs="Calibri"/>
                              <w:b/>
                              <w:color w:val="0B2B4E"/>
                              <w:sz w:val="21"/>
                              <w:szCs w:val="21"/>
                            </w:rPr>
                            <w:t xml:space="preserve">MC</w:t>
                          </w:r>
                        </w:p>
                      </w:txbxContent>
                    </wps:txbx>
                    <wps:bodyPr rot="0" spcFirstLastPara="0" vertOverflow="overflow" horzOverflow="overflow" vert="horz" wrap="square" lIns="0" tIns="0" rIns="0" bIns="0" anchor="ctr" anchorCtr="0">
                      <a:noAutofit/>
                    </wps:bodyPr>
                  </wps:wsp>
                  <wps:wsp>
                    <wps:cNvPr id="13" name="Q* guide"/>
                    <wps:cNvSpPr/>
                    <wps:spPr>
                      <a:xfrm>
                        <a:off x="2752344" y="2029968"/>
                        <a:ext cx="1" cy="1097280"/>
                      </a:xfrm>
                      <a:prstGeom prst="line">
                        <a:avLst/>
                      </a:prstGeom>
                      <a:noFill/>
                      <a:ln w="12700" cap="rnd">
                        <a:solidFill>
                          <a:srgbClr val="555B66"/>
                        </a:solidFill>
                        <a:prstDash val="dash"/>
                        <a:round/>
                      </a:ln>
                    </wps:spPr>
                    <wps:bodyPr/>
                  </wps:wsp>
                  <wps:wsp>
                    <wps:cNvPr id="14" name="ATC* guide"/>
                    <wps:cNvSpPr/>
                    <wps:spPr>
                      <a:xfrm>
                        <a:off x="731520" y="2359152"/>
                        <a:ext cx="2020824" cy="1"/>
                      </a:xfrm>
                      <a:prstGeom prst="line">
                        <a:avLst/>
                      </a:prstGeom>
                      <a:noFill/>
                      <a:ln w="12700" cap="rnd">
                        <a:solidFill>
                          <a:srgbClr val="555B66"/>
                        </a:solidFill>
                        <a:prstDash val="dash"/>
                        <a:round/>
                      </a:ln>
                    </wps:spPr>
                    <wps:bodyPr/>
                  </wps:wsp>
                  <wps:wsp>
                    <wps:cNvPr id="15" name="MR = MC"/>
                    <wps:cNvSpPr/>
                    <wps:spPr>
                      <a:xfrm>
                        <a:off x="2718054" y="1995678"/>
                        <a:ext cx="68580" cy="68580"/>
                      </a:xfrm>
                      <a:prstGeom prst="ellipse">
                        <a:avLst/>
                      </a:prstGeom>
                      <a:solidFill>
                        <a:srgbClr val="0B2B4E"/>
                      </a:solidFill>
                      <a:ln>
                        <a:noFill/>
                      </a:ln>
                    </wps:spPr>
                    <wps:bodyPr/>
                  </wps:wsp>
                  <wps:wsp>
                    <wps:cNvPr id="16" name="on ATC"/>
                    <wps:cNvSpPr/>
                    <wps:spPr>
                      <a:xfrm>
                        <a:off x="2718054" y="2324862"/>
                        <a:ext cx="68580" cy="68580"/>
                      </a:xfrm>
                      <a:prstGeom prst="ellipse">
                        <a:avLst/>
                      </a:prstGeom>
                      <a:solidFill>
                        <a:srgbClr val="E09F3E"/>
                      </a:solidFill>
                      <a:ln>
                        <a:noFill/>
                      </a:ln>
                    </wps:spPr>
                    <wps:bodyPr/>
                  </wps:wsp>
                  <wps:wsp>
                    <wps:cNvPr id="17" name="x tick"/>
                    <wps:cNvSpPr txBox="1"/>
                    <wps:spPr>
                      <a:xfrm>
                        <a:off x="2505424" y="3172968"/>
                        <a:ext cx="493839" cy="182880"/>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 = 50</w:t>
                          </w:r>
                        </w:p>
                      </w:txbxContent>
                    </wps:txbx>
                    <wps:bodyPr rot="0" spcFirstLastPara="0" vertOverflow="overflow" horzOverflow="overflow" vert="horz" wrap="square" lIns="0" tIns="0" rIns="0" bIns="0" anchor="ctr" anchorCtr="0">
                      <a:noAutofit/>
                    </wps:bodyPr>
                  </wps:wsp>
                  <wps:wsp>
                    <wps:cNvPr id="18" name="y tick"/>
                    <wps:cNvSpPr txBox="1"/>
                    <wps:spPr>
                      <a:xfrm>
                        <a:off x="448691" y="1943100"/>
                        <a:ext cx="209677" cy="173736"/>
                      </a:xfrm>
                      <a:prstGeom prst="rect">
                        <a:avLst/>
                      </a:prstGeom>
                      <a:noFill/>
                      <a:ln>
                        <a:noFill/>
                      </a:ln>
                    </wps:spPr>
                    <wps:txbx>
                      <w:txbxContent>
                        <w:p>
                          <w:pPr>
                            <w:spacing w:before="0" w:after="0" w:line="240" w:lineRule="auto"/>
                            <w:jc w:val="right"/>
                          </w:pPr>
                          <w:r>
                            <w:rPr>
                              <w:rFonts w:ascii="Calibri" w:hAnsi="Calibri" w:cs="Calibri"/>
                              <w:b/>
                              <w:i/>
                              <w:color w:val="C00000"/>
                              <w:sz w:val="21"/>
                              <w:szCs w:val="21"/>
                            </w:rPr>
                            <w:t xml:space="preserve">10</w:t>
                          </w:r>
                        </w:p>
                      </w:txbxContent>
                    </wps:txbx>
                    <wps:bodyPr rot="0" spcFirstLastPara="0" vertOverflow="overflow" horzOverflow="overflow" vert="horz" wrap="square" lIns="0" tIns="0" rIns="0" bIns="0" anchor="ctr" anchorCtr="0">
                      <a:noAutofit/>
                    </wps:bodyPr>
                  </wps:wsp>
                  <wps:wsp>
                    <wps:cNvPr id="19" name="y tick"/>
                    <wps:cNvSpPr txBox="1"/>
                    <wps:spPr>
                      <a:xfrm>
                        <a:off x="516954" y="2272284"/>
                        <a:ext cx="141414" cy="173736"/>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7</w:t>
                          </w:r>
                        </w:p>
                      </w:txbxContent>
                    </wps:txbx>
                    <wps:bodyPr rot="0" spcFirstLastPara="0" vertOverflow="overflow" horzOverflow="overflow" vert="horz" wrap="square" lIns="0" tIns="0" rIns="0" bIns="0" anchor="ctr" anchorCtr="0">
                      <a:noAutofit/>
                    </wps:bodyPr>
                  </wps:wsp>
                  <wps:wsp>
                    <wps:cNvPr id="20" name="note"/>
                    <wps:cNvSpPr txBox="1"/>
                    <wps:spPr>
                      <a:xfrm>
                        <a:off x="1442066" y="2007108"/>
                        <a:ext cx="801814" cy="201168"/>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Profit  (π &gt; 0)</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New technology. At Q* = 50 the price of $10 is above ATC* = $7, so the shaded rectangle is a profit of (10 − 7) × 50 = $150.</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5.  Taxing Sugary Drinks</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4 – Externalities;  Market Distortions and Regulations (taxes, tax incidence)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An externality is a cost or benefit that affects a third party not directly involved in an economic transaction. The two parties directly involved are consumers and sellers of sugary beverages. However, consuming sugary beverages is linked to diabetes and obesity, and these conditions impose additional healthcare costs on society. There is therefore an external cost — a negative externality — associated with consuming sugary beverages.</w:t>
      </w:r>
    </w:p>
    <w:p>
      <w:pPr>
        <w:spacing w:before="0" w:after="180"/>
        <w:jc w:val="both"/>
      </w:pPr>
      <w:r>
        <w:rPr>
          <w:rFonts w:ascii="Calibri" w:hAnsi="Calibri" w:eastAsia="Calibri" w:cs="Calibri"/>
          <w:b w:val="0"/>
          <w:i w:val="0"/>
          <w:sz w:val="22"/>
          <w:u w:val="none"/>
        </w:rPr>
        <w:t>The goal of the tax is to internalize this externality, so that marginal cost encompasses both the internal marginal cost (the producers’ own) and the societal marginal cost. The tax per ounce should thus equal the external marginal cost: the dollar value of the externality created by consuming one additional ounce.</w:t>
      </w:r>
    </w:p>
    <w:p>
      <w:pPr>
        <w:spacing w:before="0" w:after="180"/>
        <w:jc w:val="both"/>
      </w:pPr>
      <w:r>
        <w:rPr>
          <w:rFonts w:ascii="Calibri" w:hAnsi="Calibri" w:eastAsia="Calibri" w:cs="Calibri"/>
          <w:b w:val="0"/>
          <w:i w:val="0"/>
          <w:u w:val="none"/>
        </w:rPr>
        <w:t>According to the article, diabetes cost the U.S. $327 billion in health care and lost productivity in 2017, and the average economic cost per person was around $13,240 for diagnosed diabetes in 2017 (</w:t>
      </w:r>
      <w:hyperlink r:id="rId10">
        <w:r>
          <w:rPr>
            <w:rFonts w:ascii="Calibri" w:hAnsi="Calibri" w:eastAsia="Calibri" w:cs="Calibri"/>
            <w:b w:val="0"/>
            <w:i w:val="0"/>
            <w:color w:val="1F5AA8"/>
            <w:sz w:val="22"/>
            <w:u w:val="single"/>
          </w:rPr>
          <w:t>source</w:t>
        </w:r>
      </w:hyperlink>
      <w:r>
        <w:rPr>
          <w:rFonts w:ascii="Calibri" w:hAnsi="Calibri" w:eastAsia="Calibri" w:cs="Calibri"/>
          <w:b w:val="0"/>
          <w:i w:val="0"/>
          <w:u w:val="none"/>
        </w:rPr>
        <w:t>). A recent study indicates that replacing one daily serving of a sugary beverage with water, coffee or tea was linked with a 2–10% lower risk of diabetes (</w:t>
      </w:r>
      <w:hyperlink r:id="rId11">
        <w:r>
          <w:rPr>
            <w:rFonts w:ascii="Calibri" w:hAnsi="Calibri" w:eastAsia="Calibri" w:cs="Calibri"/>
            <w:b w:val="0"/>
            <w:i w:val="0"/>
            <w:color w:val="1F5AA8"/>
            <w:sz w:val="22"/>
            <w:u w:val="single"/>
          </w:rPr>
          <w:t>summary of studies</w:t>
        </w:r>
      </w:hyperlink>
      <w:r>
        <w:rPr>
          <w:rFonts w:ascii="Calibri" w:hAnsi="Calibri" w:eastAsia="Calibri" w:cs="Calibri"/>
          <w:b w:val="0"/>
          <w:i w:val="0"/>
          <w:u w:val="none"/>
        </w:rPr>
        <w:t>).</w:t>
      </w:r>
    </w:p>
    <w:p>
      <w:pPr>
        <w:spacing w:before="0" w:after="180"/>
        <w:jc w:val="both"/>
      </w:pPr>
      <w:r>
        <w:rPr>
          <w:rFonts w:ascii="Calibri" w:hAnsi="Calibri" w:eastAsia="Calibri" w:cs="Calibri"/>
          <w:b w:val="0"/>
          <w:i w:val="0"/>
          <w:sz w:val="22"/>
          <w:u w:val="none"/>
        </w:rPr>
        <w:t>Assume a daily serving is the size of a regular Coca-Cola can, 12 oz. Reducing sugary-beverage intake by 12 oz per day then reduces the risk of diabetes by 2 to 10%. Being conservative, assume it reduces the risk by 2%. The cost of one additional ounce is then:</w:t>
      </w:r>
    </w:p>
    <w:p>
      <w:pPr>
        <w:spacing w:before="80" w:after="160"/>
      </w:pPr>
      <m:oMathPara>
        <m:oMath>
          <m:f>
            <m:fPr>
              <m:ctrlPr>
                <w:rPr>
                  <w:rFonts w:ascii="Cambria Math" w:hAnsi="Cambria Math"/>
                  <w:color w:val="C00000"/>
                  <w:i/>
                </w:rPr>
              </m:ctrlPr>
            </m:fPr>
            <m:num>
              <m:r>
                <w:rPr>
                  <w:rFonts w:ascii="Cambria Math" w:hAnsi="Cambria Math"/>
                  <w:color w:val="C00000"/>
                </w:rPr>
                <m:t xml:space="preserve">0.02</m:t>
              </m:r>
              <m:r>
                <w:rPr>
                  <w:rFonts w:ascii="Cambria Math" w:hAnsi="Cambria Math"/>
                  <w:color w:val="C00000"/>
                </w:rPr>
                <m:t xml:space="preserve">×</m:t>
              </m:r>
              <m:r>
                <w:rPr>
                  <w:rFonts w:ascii="Cambria Math" w:hAnsi="Cambria Math"/>
                  <w:color w:val="C00000"/>
                </w:rPr>
                <m:t xml:space="preserve">13,240</m:t>
              </m:r>
            </m:num>
            <m:den>
              <m:r>
                <w:rPr>
                  <w:rFonts w:ascii="Cambria Math" w:hAnsi="Cambria Math"/>
                  <w:color w:val="C00000"/>
                </w:rPr>
                <m:t xml:space="preserve">12</m:t>
              </m:r>
              <m:r>
                <w:rPr>
                  <w:rFonts w:ascii="Cambria Math" w:hAnsi="Cambria Math"/>
                  <w:color w:val="C00000"/>
                </w:rPr>
                <m:t xml:space="preserve">×</m:t>
              </m:r>
              <m:r>
                <w:rPr>
                  <w:rFonts w:ascii="Cambria Math" w:hAnsi="Cambria Math"/>
                  <w:color w:val="C00000"/>
                </w:rPr>
                <m:t xml:space="preserve">365</m:t>
              </m:r>
            </m:den>
          </m:f>
          <m:r>
            <w:rPr>
              <w:rFonts w:ascii="Cambria Math" w:hAnsi="Cambria Math"/>
              <w:color w:val="C00000"/>
            </w:rPr>
            <m:t xml:space="preserve">=</m:t>
          </m:r>
          <m:r>
            <w:rPr>
              <w:rFonts w:ascii="Cambria Math" w:hAnsi="Cambria Math"/>
              <w:color w:val="C00000"/>
            </w:rPr>
            <m:t xml:space="preserve">$0.06</m:t>
          </m:r>
        </m:oMath>
      </m:oMathPara>
    </w:p>
    <w:p>
      <w:pPr>
        <w:spacing w:before="0" w:after="180"/>
        <w:jc w:val="both"/>
      </w:pPr>
      <w:r>
        <w:rPr>
          <w:rFonts w:ascii="Calibri" w:hAnsi="Calibri" w:eastAsia="Calibri" w:cs="Calibri"/>
          <w:b w:val="0"/>
          <w:i w:val="0"/>
          <w:sz w:val="22"/>
          <w:u w:val="none"/>
        </w:rPr>
        <w:t>The numerator is the yearly cost to society of increasing sugary drink consumption by 12 oz per day; the denominator is the total number of ounces this represents per year. Under these assumptions, the tax should be about 6 cents per ounce.</w:t>
      </w:r>
    </w:p>
    <w:p>
      <w:pPr>
        <w:spacing w:before="140" w:after="140"/>
        <w:jc w:val="center"/>
      </w:pPr>
      <w:r>
        <w:drawing xmlns:a="http://schemas.openxmlformats.org/drawingml/2006/main">
          <wp:inline distT="0" distB="0" distL="0" distR="0">
            <wp:extent cx="5943600" cy="503682"/>
            <wp:effectExtent l="0" t="0" r="76200" b="76200"/>
            <wp:docPr id="503" name="Card 503"/>
            <a:graphic>
              <a:graphicData uri="http://schemas.microsoft.com/office/word/2010/wordprocessingShape">
                <wps:wsp>
                  <wps:cNvSpPr/>
                  <wps:spPr bwMode="auto">
                    <a:xfrm>
                      <a:off x="0" y="0"/>
                      <a:ext cx="5943600" cy="503682"/>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Grading:  </w:t>
                        </w:r>
                        <w:r>
                          <w:rPr>
                            <w:rFonts w:ascii="Calibri" w:hAnsi="Calibri" w:eastAsia="Calibri" w:cs="Calibri"/>
                            <w:b w:val="0"/>
                            <w:i w:val="0"/>
                            <w:color w:val="0B2B4E"/>
                            <w:sz w:val="21"/>
                            <w:u w:val="none"/>
                          </w:rPr>
                          <w:t>If students assume the tax is proportional to the price and write an argument consistent with that assumption, full credit is given.</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 xml:space="preserve">When the tax is added, the supply curve shifts up and to the left by the amount of the tax. The price paid by buyers rises from </w:t>
      </w:r>
      <w:r>
        <w:rPr>
          <w:rFonts w:ascii="Calibri" w:hAnsi="Calibri" w:eastAsia="Calibri" w:cs="Calibri"/>
          <w:b w:val="0"/>
          <w:i/>
          <w:sz w:val="22"/>
          <w:u w:val="none"/>
        </w:rPr>
        <w:t>P</w:t>
      </w:r>
      <w:r>
        <w:rPr>
          <w:rFonts w:ascii="Calibri" w:hAnsi="Calibri" w:eastAsia="Calibri" w:cs="Calibri"/>
          <w:b w:val="0"/>
          <w:i/>
          <w:sz w:val="22"/>
          <w:u w:val="none"/>
          <w:vertAlign w:val="subscript"/>
        </w:rPr>
        <w:t>0</w:t>
      </w:r>
      <w:r>
        <w:rPr>
          <w:rFonts w:ascii="Calibri" w:hAnsi="Calibri" w:eastAsia="Calibri" w:cs="Calibri"/>
          <w:b w:val="0"/>
          <w:i w:val="0"/>
          <w:u w:val="none"/>
        </w:rPr>
        <w:t xml:space="preserve"> to </w:t>
      </w:r>
      <w:r>
        <w:rPr>
          <w:rFonts w:ascii="Calibri" w:hAnsi="Calibri" w:eastAsia="Calibri" w:cs="Calibri"/>
          <w:b w:val="0"/>
          <w:i/>
          <w:sz w:val="22"/>
          <w:u w:val="none"/>
        </w:rPr>
        <w:t>P</w:t>
      </w:r>
      <w:r>
        <w:rPr>
          <w:rFonts w:ascii="Calibri" w:hAnsi="Calibri" w:eastAsia="Calibri" w:cs="Calibri"/>
          <w:b w:val="0"/>
          <w:i/>
          <w:sz w:val="22"/>
          <w:u w:val="none"/>
          <w:vertAlign w:val="subscript"/>
        </w:rPr>
        <w:t>B</w:t>
      </w:r>
      <w:r>
        <w:rPr>
          <w:rFonts w:ascii="Calibri" w:hAnsi="Calibri" w:eastAsia="Calibri" w:cs="Calibri"/>
          <w:b w:val="0"/>
          <w:i w:val="0"/>
          <w:u w:val="none"/>
        </w:rPr>
        <w:t xml:space="preserve">, the price received by sellers falls to </w:t>
      </w:r>
      <w:r>
        <w:rPr>
          <w:rFonts w:ascii="Calibri" w:hAnsi="Calibri" w:eastAsia="Calibri" w:cs="Calibri"/>
          <w:b w:val="0"/>
          <w:i/>
          <w:sz w:val="22"/>
          <w:u w:val="none"/>
        </w:rPr>
        <w:t>P</w:t>
      </w:r>
      <w:r>
        <w:rPr>
          <w:rFonts w:ascii="Calibri" w:hAnsi="Calibri" w:eastAsia="Calibri" w:cs="Calibri"/>
          <w:b w:val="0"/>
          <w:i/>
          <w:sz w:val="22"/>
          <w:u w:val="none"/>
          <w:vertAlign w:val="subscript"/>
        </w:rPr>
        <w:t>S</w:t>
      </w:r>
      <w:r>
        <w:rPr>
          <w:rFonts w:ascii="Calibri" w:hAnsi="Calibri" w:eastAsia="Calibri" w:cs="Calibri"/>
          <w:b w:val="0"/>
          <w:i w:val="0"/>
          <w:u w:val="none"/>
        </w:rPr>
        <w:t xml:space="preserve">, and the quantity traded falls from </w:t>
      </w:r>
      <w:r>
        <w:rPr>
          <w:rFonts w:ascii="Calibri" w:hAnsi="Calibri" w:eastAsia="Calibri" w:cs="Calibri"/>
          <w:b w:val="0"/>
          <w:i/>
          <w:sz w:val="22"/>
          <w:u w:val="none"/>
        </w:rPr>
        <w:t>Q</w:t>
      </w:r>
      <w:r>
        <w:rPr>
          <w:rFonts w:ascii="Calibri" w:hAnsi="Calibri" w:eastAsia="Calibri" w:cs="Calibri"/>
          <w:b w:val="0"/>
          <w:i/>
          <w:sz w:val="22"/>
          <w:u w:val="none"/>
          <w:vertAlign w:val="subscript"/>
        </w:rPr>
        <w:t>0</w:t>
      </w:r>
      <w:r>
        <w:rPr>
          <w:rFonts w:ascii="Calibri" w:hAnsi="Calibri" w:eastAsia="Calibri" w:cs="Calibri"/>
          <w:b w:val="0"/>
          <w:i w:val="0"/>
          <w:u w:val="none"/>
        </w:rPr>
        <w:t xml:space="preserve"> to </w:t>
      </w:r>
      <w:r>
        <w:rPr>
          <w:rFonts w:ascii="Calibri" w:hAnsi="Calibri" w:eastAsia="Calibri" w:cs="Calibri"/>
          <w:b w:val="0"/>
          <w:i/>
          <w:sz w:val="22"/>
          <w:u w:val="none"/>
        </w:rPr>
        <w:t>Q</w:t>
      </w:r>
      <w:r>
        <w:rPr>
          <w:rFonts w:ascii="Calibri" w:hAnsi="Calibri" w:eastAsia="Calibri" w:cs="Calibri"/>
          <w:b w:val="0"/>
          <w:i/>
          <w:sz w:val="22"/>
          <w:u w:val="none"/>
          <w:vertAlign w:val="subscript"/>
        </w:rPr>
        <w:t>1</w:t>
      </w:r>
      <w:r>
        <w:rPr>
          <w:rFonts w:ascii="Calibri" w:hAnsi="Calibri" w:eastAsia="Calibri" w:cs="Calibri"/>
          <w:b w:val="0"/>
          <w:i w:val="0"/>
          <w:u w:val="none"/>
        </w:rPr>
        <w:t xml:space="preserve">. Note that the buyers’ price rises by </w:t>
      </w:r>
      <w:r>
        <w:rPr>
          <w:rFonts w:ascii="Calibri" w:hAnsi="Calibri" w:eastAsia="Calibri" w:cs="Calibri"/>
          <w:b w:val="0"/>
          <w:i/>
          <w:u w:val="none"/>
        </w:rPr>
        <w:t>less</w:t>
      </w:r>
      <w:r>
        <w:rPr>
          <w:rFonts w:ascii="Calibri" w:hAnsi="Calibri" w:eastAsia="Calibri" w:cs="Calibri"/>
          <w:b w:val="0"/>
          <w:i w:val="0"/>
          <w:u w:val="none"/>
        </w:rPr>
        <w:t xml:space="preserve"> than the full tax.</w:t>
      </w:r>
    </w:p>
    <w:p>
      <w:pPr>
        <w:spacing w:before="160" w:after="40"/>
        <w:jc w:val="center"/>
      </w:pPr>
      <w:r>
        <w:drawing xmlns:a="http://schemas.openxmlformats.org/drawingml/2006/main">
          <wp:inline distT="0" distB="0" distL="0" distR="0">
            <wp:extent cx="4460780" cy="3255264"/>
            <wp:effectExtent l="0" t="0" r="0" b="0"/>
            <wp:docPr id="101" name="5(b) - a tax on sugary drinks"/>
            <wp:cNvGraphicFramePr/>
            <a:graphic>
              <a:graphicData uri="http://schemas.microsoft.com/office/word/2010/wordprocessingGroup">
                <wpg:wgp>
                  <wpg:cNvGrpSpPr/>
                  <wpg:grpSpPr>
                    <a:xfrm>
                      <a:off x="0" y="0"/>
                      <a:ext cx="4460780" cy="3255264"/>
                      <a:chOff x="556006" y="118872"/>
                      <a:chExt cx="4460780" cy="3255264"/>
                    </a:xfrm>
                  </wpg:grpSpPr>
                  <wps:wsp>
                    <wps:cNvPr id="2" name="x-axis"/>
                    <wps:cNvSpPr/>
                    <wps:spPr>
                      <a:xfrm>
                        <a:off x="822960" y="3127248"/>
                        <a:ext cx="4114800" cy="1"/>
                      </a:xfrm>
                      <a:prstGeom prst="line">
                        <a:avLst/>
                      </a:prstGeom>
                      <a:noFill/>
                      <a:ln w="15875" cap="rnd">
                        <a:solidFill>
                          <a:srgbClr val="0B2B4E"/>
                        </a:solidFill>
                        <a:round/>
                        <a:tailEnd type="triangle" w="med" len="med"/>
                      </a:ln>
                    </wps:spPr>
                    <wps:bodyPr/>
                  </wps:wsp>
                  <wps:wsp>
                    <wps:cNvPr id="3" name="y-axis"/>
                    <wps:cNvSpPr/>
                    <wps:spPr>
                      <a:xfrm flipV="1">
                        <a:off x="822960" y="219456"/>
                        <a:ext cx="1" cy="2907792"/>
                      </a:xfrm>
                      <a:prstGeom prst="line">
                        <a:avLst/>
                      </a:prstGeom>
                      <a:noFill/>
                      <a:ln w="15875" cap="rnd">
                        <a:solidFill>
                          <a:srgbClr val="0B2B4E"/>
                        </a:solidFill>
                        <a:round/>
                        <a:tailEnd type="triangle" w="med" len="med"/>
                      </a:ln>
                    </wps:spPr>
                    <wps:bodyPr/>
                  </wps:wsp>
                  <wps:wsp>
                    <wps:cNvPr id="4" name="y-axis title"/>
                    <wps:cNvSpPr txBox="1"/>
                    <wps:spPr>
                      <a:xfrm>
                        <a:off x="613982" y="11887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58734" y="31729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S"/>
                    <wps:cNvSpPr/>
                    <wps:spPr>
                      <a:xfrm flipV="1">
                        <a:off x="1020470" y="932688"/>
                        <a:ext cx="2962656" cy="2057400"/>
                      </a:xfrm>
                      <a:prstGeom prst="line">
                        <a:avLst/>
                      </a:prstGeom>
                      <a:noFill/>
                      <a:ln w="22225" cap="rnd">
                        <a:solidFill>
                          <a:srgbClr val="0B2B4E"/>
                        </a:solidFill>
                        <a:round/>
                      </a:ln>
                    </wps:spPr>
                    <wps:bodyPr/>
                  </wps:wsp>
                  <wps:wsp>
                    <wps:cNvPr id="7" name="S label"/>
                    <wps:cNvSpPr txBox="1"/>
                    <wps:spPr>
                      <a:xfrm>
                        <a:off x="4047134" y="850392"/>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8" name="S prime"/>
                    <wps:cNvSpPr/>
                    <wps:spPr>
                      <a:xfrm flipV="1">
                        <a:off x="1020470" y="603504"/>
                        <a:ext cx="2567635" cy="1783080"/>
                      </a:xfrm>
                      <a:prstGeom prst="line">
                        <a:avLst/>
                      </a:prstGeom>
                      <a:noFill/>
                      <a:ln w="22225" cap="rnd">
                        <a:solidFill>
                          <a:srgbClr val="0B2B4E"/>
                        </a:solidFill>
                        <a:round/>
                      </a:ln>
                    </wps:spPr>
                    <wps:bodyPr/>
                  </wps:wsp>
                  <wps:wsp>
                    <wps:cNvPr id="9" name="S prime label"/>
                    <wps:cNvSpPr txBox="1"/>
                    <wps:spPr>
                      <a:xfrm>
                        <a:off x="3652114" y="521208"/>
                        <a:ext cx="55257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 = S + t</w:t>
                          </w:r>
                        </w:p>
                      </w:txbxContent>
                    </wps:txbx>
                    <wps:bodyPr rot="0" spcFirstLastPara="0" vertOverflow="overflow" horzOverflow="overflow" vert="horz" wrap="square" lIns="0" tIns="0" rIns="0" bIns="0" anchor="ctr" anchorCtr="0">
                      <a:noAutofit/>
                    </wps:bodyPr>
                  </wps:wsp>
                  <wps:wsp>
                    <wps:cNvPr id="10" name="D"/>
                    <wps:cNvSpPr/>
                    <wps:spPr>
                      <a:xfrm>
                        <a:off x="1059972" y="548640"/>
                        <a:ext cx="3476183" cy="2414016"/>
                      </a:xfrm>
                      <a:prstGeom prst="line">
                        <a:avLst/>
                      </a:prstGeom>
                      <a:noFill/>
                      <a:ln w="22225" cap="rnd">
                        <a:solidFill>
                          <a:srgbClr val="C00000"/>
                        </a:solidFill>
                        <a:round/>
                      </a:ln>
                    </wps:spPr>
                    <wps:bodyPr/>
                  </wps:wsp>
                  <wps:wsp>
                    <wps:cNvPr id="11" name="D label"/>
                    <wps:cNvSpPr txBox="1"/>
                    <wps:spPr>
                      <a:xfrm>
                        <a:off x="4609308" y="2834640"/>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2" name="Q guide"/>
                    <wps:cNvSpPr/>
                    <wps:spPr>
                      <a:xfrm>
                        <a:off x="2798064" y="1755648"/>
                        <a:ext cx="1" cy="1371600"/>
                      </a:xfrm>
                      <a:prstGeom prst="line">
                        <a:avLst/>
                      </a:prstGeom>
                      <a:noFill/>
                      <a:ln w="12700" cap="rnd">
                        <a:solidFill>
                          <a:srgbClr val="555B66"/>
                        </a:solidFill>
                        <a:prstDash val="dash"/>
                        <a:round/>
                      </a:ln>
                    </wps:spPr>
                    <wps:bodyPr/>
                  </wps:wsp>
                  <wps:wsp>
                    <wps:cNvPr id="13" name="P guide"/>
                    <wps:cNvSpPr/>
                    <wps:spPr>
                      <a:xfrm>
                        <a:off x="822960" y="1755648"/>
                        <a:ext cx="1975104" cy="1"/>
                      </a:xfrm>
                      <a:prstGeom prst="line">
                        <a:avLst/>
                      </a:prstGeom>
                      <a:noFill/>
                      <a:ln w="12700" cap="rnd">
                        <a:solidFill>
                          <a:srgbClr val="555B66"/>
                        </a:solidFill>
                        <a:prstDash val="dash"/>
                        <a:round/>
                      </a:ln>
                    </wps:spPr>
                    <wps:bodyPr/>
                  </wps:wsp>
                  <wps:wsp>
                    <wps:cNvPr id="14" name="equilibrium"/>
                    <wps:cNvSpPr/>
                    <wps:spPr>
                      <a:xfrm>
                        <a:off x="2763774" y="1721358"/>
                        <a:ext cx="68580" cy="68580"/>
                      </a:xfrm>
                      <a:prstGeom prst="ellipse">
                        <a:avLst/>
                      </a:prstGeom>
                      <a:solidFill>
                        <a:srgbClr val="E09F3E"/>
                      </a:solidFill>
                      <a:ln>
                        <a:noFill/>
                      </a:ln>
                    </wps:spPr>
                    <wps:bodyPr/>
                  </wps:wsp>
                  <wps:wsp>
                    <wps:cNvPr id="15" name="y tick"/>
                    <wps:cNvSpPr txBox="1"/>
                    <wps:spPr>
                      <a:xfrm>
                        <a:off x="560768" y="1655064"/>
                        <a:ext cx="189040"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P</w:t>
                          </w:r>
                          <w:r>
                            <w:rPr>
                              <w:rFonts w:ascii="Calibri" w:hAnsi="Calibri" w:cs="Calibri"/>
                              <w:b/>
                              <w:i/>
                              <w:color w:val="0B2B4E"/>
                              <w:vertAlign w:val="subscript"/>
                              <w:sz w:val="21"/>
                              <w:szCs w:val="21"/>
                            </w:rPr>
                            <w:t xml:space="preserve">0</w:t>
                          </w:r>
                        </w:p>
                      </w:txbxContent>
                    </wps:txbx>
                    <wps:bodyPr rot="0" spcFirstLastPara="0" vertOverflow="overflow" horzOverflow="overflow" vert="horz" wrap="square" lIns="0" tIns="0" rIns="0" bIns="0" anchor="ctr" anchorCtr="0">
                      <a:noAutofit/>
                    </wps:bodyPr>
                  </wps:wsp>
                  <wps:wsp>
                    <wps:cNvPr id="16" name="x tick"/>
                    <wps:cNvSpPr txBox="1"/>
                    <wps:spPr>
                      <a:xfrm>
                        <a:off x="2694019" y="3172968"/>
                        <a:ext cx="20809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w:t>
                          </w:r>
                          <w:r>
                            <w:rPr>
                              <w:rFonts w:ascii="Calibri" w:hAnsi="Calibri" w:cs="Calibri"/>
                              <w:b/>
                              <w:i/>
                              <w:color w:val="0B2B4E"/>
                              <w:vertAlign w:val="subscript"/>
                              <w:sz w:val="21"/>
                              <w:szCs w:val="21"/>
                            </w:rPr>
                            <w:t xml:space="preserve">0</w:t>
                          </w:r>
                        </w:p>
                      </w:txbxContent>
                    </wps:txbx>
                    <wps:bodyPr rot="0" spcFirstLastPara="0" vertOverflow="overflow" horzOverflow="overflow" vert="horz" wrap="square" lIns="0" tIns="0" rIns="0" bIns="0" anchor="ctr" anchorCtr="0">
                      <a:noAutofit/>
                    </wps:bodyPr>
                  </wps:wsp>
                  <wps:wsp>
                    <wps:cNvPr id="17" name="Q guide"/>
                    <wps:cNvSpPr/>
                    <wps:spPr>
                      <a:xfrm>
                        <a:off x="2363541" y="1453896"/>
                        <a:ext cx="1" cy="1673352"/>
                      </a:xfrm>
                      <a:prstGeom prst="line">
                        <a:avLst/>
                      </a:prstGeom>
                      <a:noFill/>
                      <a:ln w="12700" cap="rnd">
                        <a:solidFill>
                          <a:srgbClr val="555B66"/>
                        </a:solidFill>
                        <a:prstDash val="dash"/>
                        <a:round/>
                      </a:ln>
                    </wps:spPr>
                    <wps:bodyPr/>
                  </wps:wsp>
                  <wps:wsp>
                    <wps:cNvPr id="18" name="P guide"/>
                    <wps:cNvSpPr/>
                    <wps:spPr>
                      <a:xfrm>
                        <a:off x="822960" y="1453896"/>
                        <a:ext cx="1540581" cy="1"/>
                      </a:xfrm>
                      <a:prstGeom prst="line">
                        <a:avLst/>
                      </a:prstGeom>
                      <a:noFill/>
                      <a:ln w="12700" cap="rnd">
                        <a:solidFill>
                          <a:srgbClr val="555B66"/>
                        </a:solidFill>
                        <a:prstDash val="dash"/>
                        <a:round/>
                      </a:ln>
                    </wps:spPr>
                    <wps:bodyPr/>
                  </wps:wsp>
                  <wps:wsp>
                    <wps:cNvPr id="19" name="equilibrium"/>
                    <wps:cNvSpPr/>
                    <wps:spPr>
                      <a:xfrm>
                        <a:off x="2329251" y="1419606"/>
                        <a:ext cx="68580" cy="68580"/>
                      </a:xfrm>
                      <a:prstGeom prst="ellipse">
                        <a:avLst/>
                      </a:prstGeom>
                      <a:solidFill>
                        <a:srgbClr val="E09F3E"/>
                      </a:solidFill>
                      <a:ln>
                        <a:noFill/>
                      </a:ln>
                    </wps:spPr>
                    <wps:bodyPr/>
                  </wps:wsp>
                  <wps:wsp>
                    <wps:cNvPr id="20" name="y tick"/>
                    <wps:cNvSpPr txBox="1"/>
                    <wps:spPr>
                      <a:xfrm>
                        <a:off x="556006" y="1353312"/>
                        <a:ext cx="193802"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P</w:t>
                          </w:r>
                          <w:r>
                            <w:rPr>
                              <w:rFonts w:ascii="Calibri" w:hAnsi="Calibri" w:cs="Calibri"/>
                              <w:b/>
                              <w:i/>
                              <w:color w:val="0B2B4E"/>
                              <w:vertAlign w:val="subscript"/>
                              <w:sz w:val="21"/>
                              <w:szCs w:val="21"/>
                            </w:rPr>
                            <w:t xml:space="preserve">B</w:t>
                          </w:r>
                        </w:p>
                      </w:txbxContent>
                    </wps:txbx>
                    <wps:bodyPr rot="0" spcFirstLastPara="0" vertOverflow="overflow" horzOverflow="overflow" vert="horz" wrap="square" lIns="0" tIns="0" rIns="0" bIns="0" anchor="ctr" anchorCtr="0">
                      <a:noAutofit/>
                    </wps:bodyPr>
                  </wps:wsp>
                  <wps:wsp>
                    <wps:cNvPr id="21" name="x tick"/>
                    <wps:cNvSpPr txBox="1"/>
                    <wps:spPr>
                      <a:xfrm>
                        <a:off x="2259496" y="3172968"/>
                        <a:ext cx="20809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w:t>
                          </w:r>
                          <w:r>
                            <w:rPr>
                              <w:rFonts w:ascii="Calibri" w:hAnsi="Calibri" w:cs="Calibri"/>
                              <w:b/>
                              <w:i/>
                              <w:color w:val="0B2B4E"/>
                              <w:vertAlign w:val="subscript"/>
                              <w:sz w:val="21"/>
                              <w:szCs w:val="21"/>
                            </w:rPr>
                            <w:t xml:space="preserve">1</w:t>
                          </w:r>
                        </w:p>
                      </w:txbxContent>
                    </wps:txbx>
                    <wps:bodyPr rot="0" spcFirstLastPara="0" vertOverflow="overflow" horzOverflow="overflow" vert="horz" wrap="square" lIns="0" tIns="0" rIns="0" bIns="0" anchor="ctr" anchorCtr="0">
                      <a:noAutofit/>
                    </wps:bodyPr>
                  </wps:wsp>
                  <wps:wsp>
                    <wps:cNvPr id="22" name="seller price"/>
                    <wps:cNvSpPr/>
                    <wps:spPr>
                      <a:xfrm>
                        <a:off x="2329251" y="2023110"/>
                        <a:ext cx="68580" cy="68580"/>
                      </a:xfrm>
                      <a:prstGeom prst="ellipse">
                        <a:avLst/>
                      </a:prstGeom>
                      <a:solidFill>
                        <a:srgbClr val="E09F3E"/>
                      </a:solidFill>
                      <a:ln>
                        <a:noFill/>
                      </a:ln>
                    </wps:spPr>
                    <wps:bodyPr/>
                  </wps:wsp>
                  <wps:wsp>
                    <wps:cNvPr id="23" name="PS guide"/>
                    <wps:cNvSpPr/>
                    <wps:spPr>
                      <a:xfrm>
                        <a:off x="822960" y="2057400"/>
                        <a:ext cx="1540581" cy="1"/>
                      </a:xfrm>
                      <a:prstGeom prst="line">
                        <a:avLst/>
                      </a:prstGeom>
                      <a:noFill/>
                      <a:ln w="12700" cap="rnd">
                        <a:solidFill>
                          <a:srgbClr val="555B66"/>
                        </a:solidFill>
                        <a:prstDash val="dash"/>
                        <a:round/>
                      </a:ln>
                    </wps:spPr>
                    <wps:bodyPr/>
                  </wps:wsp>
                  <wps:wsp>
                    <wps:cNvPr id="24" name="y tick"/>
                    <wps:cNvSpPr txBox="1"/>
                    <wps:spPr>
                      <a:xfrm>
                        <a:off x="563944" y="1956816"/>
                        <a:ext cx="185865"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P</w:t>
                          </w:r>
                          <w:r>
                            <w:rPr>
                              <w:rFonts w:ascii="Calibri" w:hAnsi="Calibri" w:cs="Calibri"/>
                              <w:b/>
                              <w:i/>
                              <w:color w:val="0B2B4E"/>
                              <w:vertAlign w:val="subscript"/>
                              <w:sz w:val="21"/>
                              <w:szCs w:val="21"/>
                            </w:rPr>
                            <w:t xml:space="preserve">S</w:t>
                          </w:r>
                        </w:p>
                      </w:txbxContent>
                    </wps:txbx>
                    <wps:bodyPr rot="0" spcFirstLastPara="0" vertOverflow="overflow" horzOverflow="overflow" vert="horz" wrap="square" lIns="0" tIns="0" rIns="0" bIns="0" anchor="ctr" anchorCtr="0">
                      <a:noAutofit/>
                    </wps:bodyPr>
                  </wps:wsp>
                  <wps:wsp>
                    <wps:cNvPr id="25" name="tax wedge"/>
                    <wps:cNvSpPr/>
                    <wps:spPr>
                      <a:xfrm flipV="1">
                        <a:off x="3193085" y="877824"/>
                        <a:ext cx="1" cy="603504"/>
                      </a:xfrm>
                      <a:prstGeom prst="line">
                        <a:avLst/>
                      </a:prstGeom>
                      <a:noFill/>
                      <a:ln w="22225" cap="rnd">
                        <a:solidFill>
                          <a:srgbClr val="E09F3E"/>
                        </a:solidFill>
                        <a:round/>
                      </a:ln>
                    </wps:spPr>
                    <wps:bodyPr/>
                  </wps:wsp>
                  <wps:wsp>
                    <wps:cNvPr id="26" name="note"/>
                    <wps:cNvSpPr txBox="1"/>
                    <wps:spPr>
                      <a:xfrm>
                        <a:off x="3252338" y="1083564"/>
                        <a:ext cx="122364" cy="201168"/>
                      </a:xfrm>
                      <a:prstGeom prst="rect">
                        <a:avLst/>
                      </a:prstGeom>
                      <a:noFill/>
                      <a:ln>
                        <a:noFill/>
                      </a:ln>
                    </wps:spPr>
                    <wps:txbx>
                      <w:txbxContent>
                        <w:p>
                          <w:pPr>
                            <w:spacing w:before="0" w:after="0" w:line="240" w:lineRule="auto"/>
                            <w:jc w:val="left"/>
                          </w:pPr>
                          <w:r>
                            <w:rPr>
                              <w:rFonts w:ascii="Calibri" w:hAnsi="Calibri" w:cs="Calibri"/>
                              <w:b/>
                              <w:i/>
                              <w:color w:val="0B2B4E"/>
                              <w:sz w:val="22"/>
                              <w:szCs w:val="22"/>
                            </w:rPr>
                            <w:t xml:space="preserve">t</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A tax levied on producers shifts the supply curve from S to S′. The wedge between the price buyers pay and the price sellers receive is the tax t.</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The tax burden falls on both retailers and consumers, but the relative extent depends on the elasticities of supply and demand. If demand is highly elastic in absolute value, consumers are very responsive to a change in price, and a small percentage increase in price leads to a large percentage decrease in quantity; the burden then falls mostly on retailers. If instead demand is inelastic, consumers are not very responsive and are still willing to consume nearly as much after the price increase; the burden then falls mostly on consumers.</w:t>
      </w:r>
    </w:p>
    <w:p>
      <w:pPr>
        <w:spacing w:before="0" w:after="180"/>
        <w:jc w:val="both"/>
      </w:pPr>
      <w:r>
        <w:rPr>
          <w:rFonts w:ascii="Calibri" w:hAnsi="Calibri" w:eastAsia="Calibri" w:cs="Calibri"/>
          <w:b w:val="0"/>
          <w:i w:val="0"/>
          <w:u w:val="none"/>
        </w:rPr>
        <w:t xml:space="preserve">For instance, the </w:t>
      </w:r>
      <w:hyperlink r:id="rId12">
        <w:r>
          <w:rPr>
            <w:rFonts w:ascii="Calibri" w:hAnsi="Calibri" w:eastAsia="Calibri" w:cs="Calibri"/>
            <w:b w:val="0"/>
            <w:i w:val="0"/>
            <w:color w:val="1F5AA8"/>
            <w:sz w:val="22"/>
            <w:u w:val="single"/>
          </w:rPr>
          <w:t>article</w:t>
        </w:r>
      </w:hyperlink>
      <w:r>
        <w:rPr>
          <w:rFonts w:ascii="Calibri" w:hAnsi="Calibri" w:eastAsia="Calibri" w:cs="Calibri"/>
          <w:b w:val="0"/>
          <w:i w:val="0"/>
          <w:u w:val="none"/>
        </w:rPr>
        <w:t xml:space="preserve"> (optional reading) indicates that the burden of the tax is likely to fall mainly on individuals living in low-income neighborhoods, “where residents do not have the option of shopping at stores outside of the city limits in order to avoid the tax”. Due to the lack of substitutes their demand is inelastic, and they are thus likely to bear a large part of the burden.</w:t>
      </w:r>
    </w:p>
    <w:p>
      <w:pPr>
        <w:spacing w:before="0" w:after="180"/>
        <w:jc w:val="both"/>
      </w:pPr>
      <w:r>
        <w:rPr>
          <w:rFonts w:ascii="Calibri" w:hAnsi="Calibri" w:eastAsia="Calibri" w:cs="Calibri"/>
          <w:b w:val="0"/>
          <w:i w:val="0"/>
          <w:sz w:val="22"/>
          <w:u w:val="none"/>
        </w:rPr>
        <w:t>The answer is exactly the same if the tax is instead levied on consumers. Whether it is the consumers or the producers who send the check to the government does not affect who ultimately bears the burden. That depends only on the supply and demand elasticities.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cbi.nlm.nih.gov/pmc/articles/PMC6702611/" TargetMode="External"/><Relationship Id="rId11" Type="http://schemas.openxmlformats.org/officeDocument/2006/relationships/hyperlink" Target="https://www.hsph.harvard.edu/nutritionsource/healthy-drinks/sugary-drinks/" TargetMode="External"/><Relationship Id="rId12" Type="http://schemas.openxmlformats.org/officeDocument/2006/relationships/hyperlink" Target="https://www.pbs.org/newshour/economy/making-sense/how-taxing-sugary-drinks-affects-a-communitys-health-and-ec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