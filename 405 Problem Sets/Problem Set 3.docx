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eastAsia="Calibri" w:cs="Calibri"/>
          <w:b/>
          <w:i w:val="0"/>
          <w:color w:val="0B2B4E"/>
          <w:sz w:val="40"/>
          <w:u w:val="none"/>
        </w:rPr>
        <w:t>Problem Set 3</w:t>
      </w:r>
    </w:p>
    <w:p>
      <w:pPr>
        <w:tabs>
          <w:tab w:pos="9360" w:val="right"/>
        </w:tabs>
        <w:spacing w:before="0" w:after="180"/>
        <w:pBdr>
          <w:bottom w:val="single" w:sz="18" w:space="6" w:color="E09F3E"/>
        </w:pBdr>
      </w:pPr>
      <w:r>
        <w:rPr>
          <w:rFonts w:ascii="Calibri" w:hAnsi="Calibri" w:eastAsia="Calibri" w:cs="Calibri"/>
          <w:b/>
          <w:i w:val="0"/>
          <w:color w:val="0B2B4E"/>
          <w:sz w:val="26"/>
          <w:u w:val="none"/>
        </w:rPr>
        <w:t>MGMT 405 – Managerial Economics</w:t>
      </w:r>
      <w:r>
        <w:rPr>
          <w:rFonts w:ascii="Calibri" w:hAnsi="Calibri" w:eastAsia="Calibri" w:cs="Calibri"/>
          <w:b w:val="0"/>
          <w:i w:val="0"/>
          <w:u w:val="none"/>
        </w:rPr>
        <w:tab/>
      </w:r>
      <w:r>
        <w:rPr>
          <w:rFonts w:ascii="Calibri" w:hAnsi="Calibri" w:eastAsia="Calibri" w:cs="Calibri"/>
          <w:b/>
          <w:i w:val="0"/>
          <w:color w:val="555B66"/>
          <w:sz w:val="22"/>
          <w:u w:val="none"/>
        </w:rPr>
        <w:t>Prof. Nico Voigtländer</w:t>
      </w:r>
    </w:p>
    <w:p>
      <w:pPr>
        <w:spacing w:before="0" w:after="200"/>
      </w:pPr>
      <w:r>
        <w:rPr>
          <w:rFonts w:ascii="Calibri" w:hAnsi="Calibri" w:eastAsia="Calibri" w:cs="Calibri"/>
          <w:b w:val="0"/>
          <w:i/>
          <w:color w:val="555B66"/>
          <w:sz w:val="21"/>
          <w:u w:val="none"/>
        </w:rPr>
        <w:t>Covers Modules 3 and 4</w:t>
      </w:r>
      <w:r>
        <w:rPr>
          <w:rFonts w:ascii="Calibri" w:hAnsi="Calibri" w:eastAsia="Calibri" w:cs="Calibri"/>
          <w:b w:val="0"/>
          <w:i/>
          <w:color w:val="555B66"/>
          <w:sz w:val="21"/>
          <w:u w:val="none"/>
        </w:rPr>
        <w:t xml:space="preserve">     ·     </w:t>
      </w:r>
      <w:r>
        <w:rPr>
          <w:rFonts w:ascii="Calibri" w:hAnsi="Calibri" w:eastAsia="Calibri" w:cs="Calibri"/>
          <w:b w:val="0"/>
          <w:i/>
          <w:color w:val="555B66"/>
          <w:sz w:val="21"/>
          <w:u w:val="none"/>
        </w:rPr>
        <w:t>Due date: see the Course Calendar on the Class Website</w:t>
      </w:r>
    </w:p>
    <w:p>
      <w:pPr>
        <w:spacing w:before="0" w:after="200"/>
      </w:pPr>
      <w:r>
        <w:rPr>
          <w:rFonts w:ascii="Calibri" w:hAnsi="Calibri" w:eastAsia="Calibri" w:cs="Calibri"/>
          <w:b w:val="0"/>
          <w:i/>
          <w:color w:val="555B66"/>
          <w:sz w:val="21"/>
          <w:u w:val="none"/>
        </w:rPr>
        <w:t>100 points</w:t>
      </w:r>
      <w:ins w:id="900" w:author="Claude (proposed)" w:date="2026-09-06T00:00:00Z">
        <w:r>
          <w:rPr>
            <w:rFonts w:ascii="Calibri" w:hAnsi="Calibri" w:eastAsia="Calibri" w:cs="Calibri"/>
            <w:b w:val="0"/>
            <w:i/>
            <w:color w:val="555B66"/>
            <w:sz w:val="21"/>
            <w:u w:val="none"/>
          </w:rPr>
          <w:t xml:space="preserve">     ·     [The parts below currently add up to 110 points: 15 + 15 + 25 + 30 + 25.]</w:t>
        </w:r>
      </w:ins>
    </w:p>
    <w:p>
      <w:pPr>
        <w:spacing w:before="100" w:after="0"/>
        <w:jc w:val="center"/>
      </w:pPr>
      <w:r>
        <w:drawing xmlns:a="http://schemas.openxmlformats.org/drawingml/2006/main">
          <wp:inline distT="0" distB="0" distL="0" distR="0">
            <wp:extent cx="5943600" cy="465430"/>
            <wp:effectExtent l="0" t="0" r="76200" b="76200"/>
            <wp:docPr id="501" name="Card 501"/>
            <a:graphic>
              <a:graphicData uri="http://schemas.microsoft.com/office/word/2010/wordprocessingShape">
                <wps:wsp>
                  <wps:cNvSpPr/>
                  <wps:spPr bwMode="auto">
                    <a:xfrm>
                      <a:off x="0" y="0"/>
                      <a:ext cx="5943600" cy="465430"/>
                    </a:xfrm>
                    <a:prstGeom prst="roundRect">
                      <a:avLst>
                        <a:gd name="adj" fmla="val 18000"/>
                      </a:avLst>
                    </a:prstGeom>
                    <a:solidFill>
                      <a:srgbClr val="0B2B4E"/>
                    </a:solidFill>
                    <a:ln w="9525">
                      <a:solidFill>
                        <a:srgbClr val="0B2B4E"/>
                      </a:solidFill>
                    </a:ln>
                    <a:effectLst>
                      <a:outerShdw blurRad="63500" dist="27940" dir="5400000" rotWithShape="0">
                        <a:srgbClr val="000000">
                          <a:alpha val="30000"/>
                        </a:srgbClr>
                      </a:outerShdw>
                    </a:effectLst>
                  </wps:spPr>
                  <wps:txbx>
                    <w:txbxContent>
                      <w:p>
                        <w:pPr>
                          <w:spacing w:before="0" w:after="0"/>
                          <w:jc w:val="center"/>
                        </w:pPr>
                        <w:r>
                          <w:rPr>
                            <w:rFonts w:ascii="Calibri" w:hAnsi="Calibri" w:eastAsia="Calibri" w:cs="Calibri"/>
                            <w:b w:val="0"/>
                            <w:i w:val="0"/>
                            <w:color w:val="FFFFFF"/>
                            <w:sz w:val="20"/>
                            <w:u w:val="none"/>
                          </w:rPr>
                          <w:t xml:space="preserve">Please upload </w:t>
                        </w:r>
                        <w:r>
                          <w:rPr>
                            <w:rFonts w:ascii="Calibri" w:hAnsi="Calibri" w:eastAsia="Calibri" w:cs="Calibri"/>
                            <w:b w:val="0"/>
                            <w:i w:val="0"/>
                            <w:color w:val="FFFFFF"/>
                            <w:sz w:val="20"/>
                            <w:u w:val="single"/>
                          </w:rPr>
                          <w:t>one</w:t>
                        </w:r>
                        <w:r>
                          <w:rPr>
                            <w:rFonts w:ascii="Calibri" w:hAnsi="Calibri" w:eastAsia="Calibri" w:cs="Calibri"/>
                            <w:b w:val="0"/>
                            <w:i w:val="0"/>
                            <w:color w:val="FFFFFF"/>
                            <w:sz w:val="20"/>
                            <w:u w:val="none"/>
                          </w:rPr>
                          <w:t xml:space="preserve"> solution per group on the course BruinLearn site or email the group solution to the TA.</w:t>
                        </w:r>
                      </w:p>
                      <w:p>
                        <w:pPr>
                          <w:spacing w:before="0" w:after="0"/>
                          <w:jc w:val="center"/>
                        </w:pPr>
                        <w:r>
                          <w:rPr>
                            <w:rFonts w:ascii="Calibri" w:hAnsi="Calibri" w:eastAsia="Calibri" w:cs="Calibri"/>
                            <w:b/>
                            <w:i w:val="0"/>
                            <w:color w:val="FFFFFF"/>
                            <w:sz w:val="20"/>
                            <w:u w:val="none"/>
                          </w:rPr>
                          <w:t>Please address all questions about this Problem Set to the TA Rafael Macedo</w:t>
                        </w:r>
                      </w:p>
                    </w:txbxContent>
                  </wps:txbx>
                  <wps:bodyPr rot="0" vert="horz" wrap="square" lIns="109728" tIns="54864" rIns="109728" bIns="54864" anchor="t" anchorCtr="0">
                    <a:noAutofit/>
                  </wps:bodyPr>
                </wps:wsp>
              </a:graphicData>
            </a:graphic>
          </wp:inline>
        </w:drawing>
      </w:r>
    </w:p>
    <w:p>
      <w:pPr>
        <w:spacing w:before="120" w:after="120"/>
        <w:jc w:val="center"/>
      </w:pPr>
      <w:r>
        <w:drawing xmlns:a="http://schemas.openxmlformats.org/drawingml/2006/main">
          <wp:inline distT="0" distB="0" distL="0" distR="0">
            <wp:extent cx="5943600" cy="1771650"/>
            <wp:effectExtent l="0" t="0" r="76200" b="76200"/>
            <wp:docPr id="502" name="Card 502"/>
            <a:graphic>
              <a:graphicData uri="http://schemas.microsoft.com/office/word/2010/wordprocessingShape">
                <wps:wsp>
                  <wps:cNvSpPr/>
                  <wps:spPr bwMode="auto">
                    <a:xfrm>
                      <a:off x="0" y="0"/>
                      <a:ext cx="5943600" cy="1771650"/>
                    </a:xfrm>
                    <a:prstGeom prst="roundRect">
                      <a:avLst>
                        <a:gd name="adj" fmla="val 5677"/>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center"/>
                        </w:pPr>
                        <w:r>
                          <w:rPr>
                            <w:rFonts w:ascii="Calibri" w:hAnsi="Calibri" w:eastAsia="Calibri" w:cs="Calibri"/>
                            <w:b/>
                            <w:i/>
                            <w:color w:val="C00000"/>
                            <w:sz w:val="21"/>
                            <w:u w:val="none"/>
                          </w:rPr>
                          <w:t>Important information, please read carefully</w:t>
                        </w:r>
                      </w:p>
                      <w:p>
                        <w:pPr>
                          <w:spacing w:before="120" w:after="0"/>
                          <w:jc w:val="both"/>
                        </w:pPr>
                        <w:r>
                          <w:rPr>
                            <w:rFonts w:ascii="Calibri" w:hAnsi="Calibri" w:eastAsia="Calibri" w:cs="Calibri"/>
                            <w:b/>
                            <w:i w:val="0"/>
                            <w:color w:val="0B2B4E"/>
                            <w:sz w:val="21"/>
                            <w:u w:val="none"/>
                          </w:rPr>
                          <w:t xml:space="preserve">AI tools policy for problem sets: </w:t>
                        </w:r>
                        <w:r>
                          <w:rPr>
                            <w:rFonts w:ascii="Calibri" w:hAnsi="Calibri" w:eastAsia="Calibri" w:cs="Calibri"/>
                            <w:b w:val="0"/>
                            <w:i w:val="0"/>
                            <w:color w:val="0B2B4E"/>
                            <w:sz w:val="21"/>
                            <w:u w:val="none"/>
                          </w:rPr>
                          <w:t>For problem sets, you may use AI tools (e.g. ChatGPT)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We will screen for undisclosed AI-generated content using advanced AI-detection programs. While AI tools can provide helpful insights, we want you to think critically about the information you receive. Think of AI tools as a study partner who can help you dive deeper into the concepts behind each problem set exercise. You will have to prove your understanding in the midterm and final exams, where the use of AI tools will be prohibited.</w:t>
                        </w:r>
                      </w:p>
                    </w:txbxContent>
                  </wps:txbx>
                  <wps:bodyPr rot="0" vert="horz" wrap="square" lIns="109728" tIns="54864" rIns="109728" bIns="54864" anchor="t" anchorCtr="0">
                    <a:noAutofit/>
                  </wps:bodyPr>
                </wps:wsp>
              </a:graphicData>
            </a:graphic>
          </wp:inline>
        </w:drawing>
      </w:r>
    </w:p>
    <w:p>
      <w:pPr>
        <w:keepNext/>
        <w:tabs>
          <w:tab w:pos="9360" w:val="right"/>
        </w:tabs>
        <w:spacing w:before="280" w:after="80"/>
        <w:pBdr>
          <w:bottom w:val="single" w:sz="6" w:space="2" w:color="C8CDD3"/>
        </w:pBdr>
      </w:pPr>
      <w:r>
        <w:rPr>
          <w:rFonts w:ascii="Calibri" w:hAnsi="Calibri" w:eastAsia="Calibri" w:cs="Calibri"/>
          <w:b/>
          <w:i w:val="0"/>
          <w:color w:val="0B2B4E"/>
          <w:sz w:val="26"/>
          <w:u w:val="none"/>
        </w:rPr>
        <w:t>Problem 1.  Tulip Production</w:t>
      </w:r>
      <w:r>
        <w:rPr>
          <w:rFonts w:ascii="Calibri" w:hAnsi="Calibri" w:eastAsia="Calibri" w:cs="Calibri"/>
          <w:b w:val="0"/>
          <w:i w:val="0"/>
          <w:u w:val="none"/>
        </w:rPr>
        <w:tab/>
      </w:r>
      <w:r>
        <w:rPr>
          <w:rFonts w:ascii="Calibri" w:hAnsi="Calibri" w:eastAsia="Calibri" w:cs="Calibri"/>
          <w:b/>
          <w:i w:val="0"/>
          <w:color w:val="E09F3E"/>
          <w:sz w:val="22"/>
          <w:u w:val="none"/>
        </w:rPr>
        <w:t>(15 points)</w:t>
      </w:r>
    </w:p>
    <w:p>
      <w:pPr>
        <w:keepNext/>
        <w:spacing w:before="0" w:after="100"/>
      </w:pPr>
      <w:r>
        <w:rPr>
          <w:rFonts w:ascii="Calibri" w:hAnsi="Calibri" w:eastAsia="Calibri" w:cs="Calibri"/>
          <w:b w:val="0"/>
          <w:i/>
          <w:color w:val="555B66"/>
          <w:sz w:val="19"/>
          <w:u w:val="none"/>
        </w:rPr>
        <w:t>Draws on:  Module 3 – The Production Function (marginal product, diminishing returns)</w:t>
      </w:r>
    </w:p>
    <w:p>
      <w:pPr>
        <w:spacing w:before="0" w:after="180"/>
        <w:jc w:val="both"/>
      </w:pPr>
      <w:r>
        <w:rPr>
          <w:rFonts w:ascii="Calibri" w:hAnsi="Calibri" w:eastAsia="Calibri" w:cs="Calibri"/>
          <w:b w:val="0"/>
          <w:i w:val="0"/>
          <w:sz w:val="22"/>
          <w:u w:val="none"/>
        </w:rPr>
        <w:t>A firm uses fertilizer, labor, and greenhouses as inputs to produce tulips. When the quantity of labor and greenhouses is held fixed, the relationship between the quantity of fertilizer and the number of tulips produced is given by the following graph:</w:t>
      </w:r>
    </w:p>
    <w:p>
      <w:pPr>
        <w:spacing w:before="120" w:after="40"/>
        <w:jc w:val="center"/>
      </w:pPr>
      <w:r>
        <w:drawing xmlns:a="http://schemas.openxmlformats.org/drawingml/2006/main">
          <wp:inline distT="0" distB="0" distL="0" distR="0">
            <wp:extent cx="4949349" cy="3118104"/>
            <wp:effectExtent l="0" t="0" r="0" b="0"/>
            <wp:docPr id="101" name="Problem 1 - tulip production function"/>
            <wp:cNvGraphicFramePr/>
            <a:graphic>
              <a:graphicData uri="http://schemas.microsoft.com/office/word/2010/wordprocessingGroup">
                <wpg:wgp>
                  <wpg:cNvGrpSpPr/>
                  <wpg:grpSpPr>
                    <a:xfrm>
                      <a:off x="0" y="0"/>
                      <a:ext cx="4949349" cy="3118104"/>
                      <a:chOff x="283718" y="146304"/>
                      <a:chExt cx="4949349" cy="3118104"/>
                    </a:xfrm>
                  </wpg:grpSpPr>
                  <wps:wsp>
                    <wps:cNvPr id="2" name="x-axis"/>
                    <wps:cNvSpPr/>
                    <wps:spPr>
                      <a:xfrm>
                        <a:off x="786384" y="3017520"/>
                        <a:ext cx="4142232" cy="1"/>
                      </a:xfrm>
                      <a:prstGeom prst="line">
                        <a:avLst/>
                      </a:prstGeom>
                      <a:noFill/>
                      <a:ln w="15875" cap="rnd">
                        <a:solidFill>
                          <a:srgbClr val="0B2B4E"/>
                        </a:solidFill>
                        <a:round/>
                        <a:tailEnd type="triangle" w="med" len="med"/>
                      </a:ln>
                    </wps:spPr>
                    <wps:bodyPr/>
                  </wps:wsp>
                  <wps:wsp>
                    <wps:cNvPr id="3" name="y-axis"/>
                    <wps:cNvSpPr/>
                    <wps:spPr>
                      <a:xfrm flipV="1">
                        <a:off x="786384" y="246888"/>
                        <a:ext cx="1" cy="2770632"/>
                      </a:xfrm>
                      <a:prstGeom prst="line">
                        <a:avLst/>
                      </a:prstGeom>
                      <a:noFill/>
                      <a:ln w="15875" cap="rnd">
                        <a:solidFill>
                          <a:srgbClr val="0B2B4E"/>
                        </a:solidFill>
                        <a:round/>
                        <a:tailEnd type="triangle" w="med" len="med"/>
                      </a:ln>
                    </wps:spPr>
                    <wps:bodyPr/>
                  </wps:wsp>
                  <wps:wsp>
                    <wps:cNvPr id="4" name="y-axis title"/>
                    <wps:cNvSpPr txBox="1"/>
                    <wps:spPr>
                      <a:xfrm>
                        <a:off x="283718" y="146304"/>
                        <a:ext cx="429514"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Tulips</w:t>
                          </w:r>
                        </w:p>
                      </w:txbxContent>
                    </wps:txbx>
                    <wps:bodyPr rot="0" spcFirstLastPara="0" vertOverflow="overflow" horzOverflow="overflow" vert="horz" wrap="square" lIns="0" tIns="0" rIns="0" bIns="0" anchor="ctr" anchorCtr="0">
                      <a:noAutofit/>
                    </wps:bodyPr>
                  </wps:wsp>
                  <wps:wsp>
                    <wps:cNvPr id="5" name="x-axis title"/>
                    <wps:cNvSpPr txBox="1"/>
                    <wps:spPr>
                      <a:xfrm>
                        <a:off x="4624165" y="3063240"/>
                        <a:ext cx="60890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Fertilizer</w:t>
                          </w:r>
                        </w:p>
                      </w:txbxContent>
                    </wps:txbx>
                    <wps:bodyPr rot="0" spcFirstLastPara="0" vertOverflow="overflow" horzOverflow="overflow" vert="horz" wrap="square" lIns="0" tIns="0" rIns="0" bIns="0" anchor="ctr" anchorCtr="0">
                      <a:noAutofit/>
                    </wps:bodyPr>
                  </wps:wsp>
                  <wps:wsp>
                    <wps:cNvPr id="6" name="gridline"/>
                    <wps:cNvSpPr/>
                    <wps:spPr>
                      <a:xfrm>
                        <a:off x="786384" y="2645229"/>
                        <a:ext cx="3977640" cy="1"/>
                      </a:xfrm>
                      <a:prstGeom prst="line">
                        <a:avLst/>
                      </a:prstGeom>
                      <a:noFill/>
                      <a:ln w="9525" cap="rnd">
                        <a:solidFill>
                          <a:srgbClr val="C8CDD3"/>
                        </a:solidFill>
                        <a:prstDash val="dash"/>
                        <a:round/>
                      </a:ln>
                    </wps:spPr>
                    <wps:bodyPr/>
                  </wps:wsp>
                  <wps:wsp>
                    <wps:cNvPr id="7" name="y tick"/>
                    <wps:cNvSpPr txBox="1"/>
                    <wps:spPr>
                      <a:xfrm>
                        <a:off x="454342" y="2544645"/>
                        <a:ext cx="258890" cy="201168"/>
                      </a:xfrm>
                      <a:prstGeom prst="rect">
                        <a:avLst/>
                      </a:prstGeom>
                      <a:noFill/>
                      <a:ln>
                        <a:noFill/>
                      </a:ln>
                    </wps:spPr>
                    <wps:txbx>
                      <w:txbxContent>
                        <w:p>
                          <w:pPr>
                            <w:spacing w:before="0" w:after="0" w:line="240" w:lineRule="auto"/>
                            <w:jc w:val="right"/>
                          </w:pPr>
                          <w:r>
                            <w:rPr>
                              <w:rFonts w:ascii="Calibri" w:hAnsi="Calibri" w:cs="Calibri"/>
                              <w:b/>
                              <w:color w:val="0B2B4E"/>
                              <w:sz w:val="19"/>
                              <w:szCs w:val="19"/>
                            </w:rPr>
                            <w:t xml:space="preserve">500</w:t>
                          </w:r>
                        </w:p>
                      </w:txbxContent>
                    </wps:txbx>
                    <wps:bodyPr rot="0" spcFirstLastPara="0" vertOverflow="overflow" horzOverflow="overflow" vert="horz" wrap="square" lIns="0" tIns="0" rIns="0" bIns="0" anchor="ctr" anchorCtr="0">
                      <a:noAutofit/>
                    </wps:bodyPr>
                  </wps:wsp>
                  <wps:wsp>
                    <wps:cNvPr id="8" name="gridline"/>
                    <wps:cNvSpPr/>
                    <wps:spPr>
                      <a:xfrm>
                        <a:off x="786384" y="2272937"/>
                        <a:ext cx="3977640" cy="1"/>
                      </a:xfrm>
                      <a:prstGeom prst="line">
                        <a:avLst/>
                      </a:prstGeom>
                      <a:noFill/>
                      <a:ln w="9525" cap="rnd">
                        <a:solidFill>
                          <a:srgbClr val="C8CDD3"/>
                        </a:solidFill>
                        <a:prstDash val="dash"/>
                        <a:round/>
                      </a:ln>
                    </wps:spPr>
                    <wps:bodyPr/>
                  </wps:wsp>
                  <wps:wsp>
                    <wps:cNvPr id="9" name="y tick"/>
                    <wps:cNvSpPr txBox="1"/>
                    <wps:spPr>
                      <a:xfrm>
                        <a:off x="392430" y="2172353"/>
                        <a:ext cx="320802" cy="201168"/>
                      </a:xfrm>
                      <a:prstGeom prst="rect">
                        <a:avLst/>
                      </a:prstGeom>
                      <a:noFill/>
                      <a:ln>
                        <a:noFill/>
                      </a:ln>
                    </wps:spPr>
                    <wps:txbx>
                      <w:txbxContent>
                        <w:p>
                          <w:pPr>
                            <w:spacing w:before="0" w:after="0" w:line="240" w:lineRule="auto"/>
                            <w:jc w:val="right"/>
                          </w:pPr>
                          <w:r>
                            <w:rPr>
                              <w:rFonts w:ascii="Calibri" w:hAnsi="Calibri" w:cs="Calibri"/>
                              <w:b/>
                              <w:color w:val="0B2B4E"/>
                              <w:sz w:val="19"/>
                              <w:szCs w:val="19"/>
                            </w:rPr>
                            <w:t xml:space="preserve">1000</w:t>
                          </w:r>
                        </w:p>
                      </w:txbxContent>
                    </wps:txbx>
                    <wps:bodyPr rot="0" spcFirstLastPara="0" vertOverflow="overflow" horzOverflow="overflow" vert="horz" wrap="square" lIns="0" tIns="0" rIns="0" bIns="0" anchor="ctr" anchorCtr="0">
                      <a:noAutofit/>
                    </wps:bodyPr>
                  </wps:wsp>
                  <wps:wsp>
                    <wps:cNvPr id="10" name="gridline"/>
                    <wps:cNvSpPr/>
                    <wps:spPr>
                      <a:xfrm>
                        <a:off x="786384" y="1900646"/>
                        <a:ext cx="3977640" cy="1"/>
                      </a:xfrm>
                      <a:prstGeom prst="line">
                        <a:avLst/>
                      </a:prstGeom>
                      <a:noFill/>
                      <a:ln w="9525" cap="rnd">
                        <a:solidFill>
                          <a:srgbClr val="C8CDD3"/>
                        </a:solidFill>
                        <a:prstDash val="dash"/>
                        <a:round/>
                      </a:ln>
                    </wps:spPr>
                    <wps:bodyPr/>
                  </wps:wsp>
                  <wps:wsp>
                    <wps:cNvPr id="11" name="y tick"/>
                    <wps:cNvSpPr txBox="1"/>
                    <wps:spPr>
                      <a:xfrm>
                        <a:off x="392430" y="1800062"/>
                        <a:ext cx="320802" cy="201168"/>
                      </a:xfrm>
                      <a:prstGeom prst="rect">
                        <a:avLst/>
                      </a:prstGeom>
                      <a:noFill/>
                      <a:ln>
                        <a:noFill/>
                      </a:ln>
                    </wps:spPr>
                    <wps:txbx>
                      <w:txbxContent>
                        <w:p>
                          <w:pPr>
                            <w:spacing w:before="0" w:after="0" w:line="240" w:lineRule="auto"/>
                            <w:jc w:val="right"/>
                          </w:pPr>
                          <w:r>
                            <w:rPr>
                              <w:rFonts w:ascii="Calibri" w:hAnsi="Calibri" w:cs="Calibri"/>
                              <w:b/>
                              <w:color w:val="0B2B4E"/>
                              <w:sz w:val="19"/>
                              <w:szCs w:val="19"/>
                            </w:rPr>
                            <w:t xml:space="preserve">1500</w:t>
                          </w:r>
                        </w:p>
                      </w:txbxContent>
                    </wps:txbx>
                    <wps:bodyPr rot="0" spcFirstLastPara="0" vertOverflow="overflow" horzOverflow="overflow" vert="horz" wrap="square" lIns="0" tIns="0" rIns="0" bIns="0" anchor="ctr" anchorCtr="0">
                      <a:noAutofit/>
                    </wps:bodyPr>
                  </wps:wsp>
                  <wps:wsp>
                    <wps:cNvPr id="12" name="gridline"/>
                    <wps:cNvSpPr/>
                    <wps:spPr>
                      <a:xfrm>
                        <a:off x="786384" y="1528354"/>
                        <a:ext cx="3977640" cy="1"/>
                      </a:xfrm>
                      <a:prstGeom prst="line">
                        <a:avLst/>
                      </a:prstGeom>
                      <a:noFill/>
                      <a:ln w="9525" cap="rnd">
                        <a:solidFill>
                          <a:srgbClr val="C8CDD3"/>
                        </a:solidFill>
                        <a:prstDash val="dash"/>
                        <a:round/>
                      </a:ln>
                    </wps:spPr>
                    <wps:bodyPr/>
                  </wps:wsp>
                  <wps:wsp>
                    <wps:cNvPr id="13" name="y tick"/>
                    <wps:cNvSpPr txBox="1"/>
                    <wps:spPr>
                      <a:xfrm>
                        <a:off x="392430" y="1427770"/>
                        <a:ext cx="320802" cy="201168"/>
                      </a:xfrm>
                      <a:prstGeom prst="rect">
                        <a:avLst/>
                      </a:prstGeom>
                      <a:noFill/>
                      <a:ln>
                        <a:noFill/>
                      </a:ln>
                    </wps:spPr>
                    <wps:txbx>
                      <w:txbxContent>
                        <w:p>
                          <w:pPr>
                            <w:spacing w:before="0" w:after="0" w:line="240" w:lineRule="auto"/>
                            <w:jc w:val="right"/>
                          </w:pPr>
                          <w:r>
                            <w:rPr>
                              <w:rFonts w:ascii="Calibri" w:hAnsi="Calibri" w:cs="Calibri"/>
                              <w:b/>
                              <w:color w:val="0B2B4E"/>
                              <w:sz w:val="19"/>
                              <w:szCs w:val="19"/>
                            </w:rPr>
                            <w:t xml:space="preserve">2000</w:t>
                          </w:r>
                        </w:p>
                      </w:txbxContent>
                    </wps:txbx>
                    <wps:bodyPr rot="0" spcFirstLastPara="0" vertOverflow="overflow" horzOverflow="overflow" vert="horz" wrap="square" lIns="0" tIns="0" rIns="0" bIns="0" anchor="ctr" anchorCtr="0">
                      <a:noAutofit/>
                    </wps:bodyPr>
                  </wps:wsp>
                  <wps:wsp>
                    <wps:cNvPr id="14" name="gridline"/>
                    <wps:cNvSpPr/>
                    <wps:spPr>
                      <a:xfrm>
                        <a:off x="786384" y="1156063"/>
                        <a:ext cx="3977640" cy="1"/>
                      </a:xfrm>
                      <a:prstGeom prst="line">
                        <a:avLst/>
                      </a:prstGeom>
                      <a:noFill/>
                      <a:ln w="9525" cap="rnd">
                        <a:solidFill>
                          <a:srgbClr val="C8CDD3"/>
                        </a:solidFill>
                        <a:prstDash val="dash"/>
                        <a:round/>
                      </a:ln>
                    </wps:spPr>
                    <wps:bodyPr/>
                  </wps:wsp>
                  <wps:wsp>
                    <wps:cNvPr id="15" name="y tick"/>
                    <wps:cNvSpPr txBox="1"/>
                    <wps:spPr>
                      <a:xfrm>
                        <a:off x="392430" y="1055479"/>
                        <a:ext cx="320802" cy="201168"/>
                      </a:xfrm>
                      <a:prstGeom prst="rect">
                        <a:avLst/>
                      </a:prstGeom>
                      <a:noFill/>
                      <a:ln>
                        <a:noFill/>
                      </a:ln>
                    </wps:spPr>
                    <wps:txbx>
                      <w:txbxContent>
                        <w:p>
                          <w:pPr>
                            <w:spacing w:before="0" w:after="0" w:line="240" w:lineRule="auto"/>
                            <w:jc w:val="right"/>
                          </w:pPr>
                          <w:r>
                            <w:rPr>
                              <w:rFonts w:ascii="Calibri" w:hAnsi="Calibri" w:cs="Calibri"/>
                              <w:b/>
                              <w:color w:val="0B2B4E"/>
                              <w:sz w:val="19"/>
                              <w:szCs w:val="19"/>
                            </w:rPr>
                            <w:t xml:space="preserve">2500</w:t>
                          </w:r>
                        </w:p>
                      </w:txbxContent>
                    </wps:txbx>
                    <wps:bodyPr rot="0" spcFirstLastPara="0" vertOverflow="overflow" horzOverflow="overflow" vert="horz" wrap="square" lIns="0" tIns="0" rIns="0" bIns="0" anchor="ctr" anchorCtr="0">
                      <a:noAutofit/>
                    </wps:bodyPr>
                  </wps:wsp>
                  <wps:wsp>
                    <wps:cNvPr id="16" name="gridline"/>
                    <wps:cNvSpPr/>
                    <wps:spPr>
                      <a:xfrm>
                        <a:off x="786384" y="783771"/>
                        <a:ext cx="3977640" cy="1"/>
                      </a:xfrm>
                      <a:prstGeom prst="line">
                        <a:avLst/>
                      </a:prstGeom>
                      <a:noFill/>
                      <a:ln w="9525" cap="rnd">
                        <a:solidFill>
                          <a:srgbClr val="C8CDD3"/>
                        </a:solidFill>
                        <a:prstDash val="dash"/>
                        <a:round/>
                      </a:ln>
                    </wps:spPr>
                    <wps:bodyPr/>
                  </wps:wsp>
                  <wps:wsp>
                    <wps:cNvPr id="17" name="y tick"/>
                    <wps:cNvSpPr txBox="1"/>
                    <wps:spPr>
                      <a:xfrm>
                        <a:off x="392430" y="683187"/>
                        <a:ext cx="320802" cy="201168"/>
                      </a:xfrm>
                      <a:prstGeom prst="rect">
                        <a:avLst/>
                      </a:prstGeom>
                      <a:noFill/>
                      <a:ln>
                        <a:noFill/>
                      </a:ln>
                    </wps:spPr>
                    <wps:txbx>
                      <w:txbxContent>
                        <w:p>
                          <w:pPr>
                            <w:spacing w:before="0" w:after="0" w:line="240" w:lineRule="auto"/>
                            <w:jc w:val="right"/>
                          </w:pPr>
                          <w:r>
                            <w:rPr>
                              <w:rFonts w:ascii="Calibri" w:hAnsi="Calibri" w:cs="Calibri"/>
                              <w:b/>
                              <w:color w:val="0B2B4E"/>
                              <w:sz w:val="19"/>
                              <w:szCs w:val="19"/>
                            </w:rPr>
                            <w:t xml:space="preserve">3000</w:t>
                          </w:r>
                        </w:p>
                      </w:txbxContent>
                    </wps:txbx>
                    <wps:bodyPr rot="0" spcFirstLastPara="0" vertOverflow="overflow" horzOverflow="overflow" vert="horz" wrap="square" lIns="0" tIns="0" rIns="0" bIns="0" anchor="ctr" anchorCtr="0">
                      <a:noAutofit/>
                    </wps:bodyPr>
                  </wps:wsp>
                  <wps:wsp>
                    <wps:cNvPr id="18" name="x tick"/>
                    <wps:cNvSpPr txBox="1"/>
                    <wps:spPr>
                      <a:xfrm>
                        <a:off x="718852" y="306324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0</w:t>
                          </w:r>
                        </w:p>
                      </w:txbxContent>
                    </wps:txbx>
                    <wps:bodyPr rot="0" spcFirstLastPara="0" vertOverflow="overflow" horzOverflow="overflow" vert="horz" wrap="square" lIns="0" tIns="0" rIns="0" bIns="0" anchor="ctr" anchorCtr="0">
                      <a:noAutofit/>
                    </wps:bodyPr>
                  </wps:wsp>
                  <wps:wsp>
                    <wps:cNvPr id="19" name="x tick"/>
                    <wps:cNvSpPr txBox="1"/>
                    <wps:spPr>
                      <a:xfrm>
                        <a:off x="1160812" y="306324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1</w:t>
                          </w:r>
                        </w:p>
                      </w:txbxContent>
                    </wps:txbx>
                    <wps:bodyPr rot="0" spcFirstLastPara="0" vertOverflow="overflow" horzOverflow="overflow" vert="horz" wrap="square" lIns="0" tIns="0" rIns="0" bIns="0" anchor="ctr" anchorCtr="0">
                      <a:noAutofit/>
                    </wps:bodyPr>
                  </wps:wsp>
                  <wps:wsp>
                    <wps:cNvPr id="20" name="x tick"/>
                    <wps:cNvSpPr txBox="1"/>
                    <wps:spPr>
                      <a:xfrm>
                        <a:off x="1602772" y="306324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2</w:t>
                          </w:r>
                        </w:p>
                      </w:txbxContent>
                    </wps:txbx>
                    <wps:bodyPr rot="0" spcFirstLastPara="0" vertOverflow="overflow" horzOverflow="overflow" vert="horz" wrap="square" lIns="0" tIns="0" rIns="0" bIns="0" anchor="ctr" anchorCtr="0">
                      <a:noAutofit/>
                    </wps:bodyPr>
                  </wps:wsp>
                  <wps:wsp>
                    <wps:cNvPr id="21" name="x tick"/>
                    <wps:cNvSpPr txBox="1"/>
                    <wps:spPr>
                      <a:xfrm>
                        <a:off x="2044732" y="306324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3</w:t>
                          </w:r>
                        </w:p>
                      </w:txbxContent>
                    </wps:txbx>
                    <wps:bodyPr rot="0" spcFirstLastPara="0" vertOverflow="overflow" horzOverflow="overflow" vert="horz" wrap="square" lIns="0" tIns="0" rIns="0" bIns="0" anchor="ctr" anchorCtr="0">
                      <a:noAutofit/>
                    </wps:bodyPr>
                  </wps:wsp>
                  <wps:wsp>
                    <wps:cNvPr id="22" name="x tick"/>
                    <wps:cNvSpPr txBox="1"/>
                    <wps:spPr>
                      <a:xfrm>
                        <a:off x="2486692" y="306324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4</w:t>
                          </w:r>
                        </w:p>
                      </w:txbxContent>
                    </wps:txbx>
                    <wps:bodyPr rot="0" spcFirstLastPara="0" vertOverflow="overflow" horzOverflow="overflow" vert="horz" wrap="square" lIns="0" tIns="0" rIns="0" bIns="0" anchor="ctr" anchorCtr="0">
                      <a:noAutofit/>
                    </wps:bodyPr>
                  </wps:wsp>
                  <wps:wsp>
                    <wps:cNvPr id="23" name="x tick"/>
                    <wps:cNvSpPr txBox="1"/>
                    <wps:spPr>
                      <a:xfrm>
                        <a:off x="2928652" y="306324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5</w:t>
                          </w:r>
                        </w:p>
                      </w:txbxContent>
                    </wps:txbx>
                    <wps:bodyPr rot="0" spcFirstLastPara="0" vertOverflow="overflow" horzOverflow="overflow" vert="horz" wrap="square" lIns="0" tIns="0" rIns="0" bIns="0" anchor="ctr" anchorCtr="0">
                      <a:noAutofit/>
                    </wps:bodyPr>
                  </wps:wsp>
                  <wps:wsp>
                    <wps:cNvPr id="24" name="x tick"/>
                    <wps:cNvSpPr txBox="1"/>
                    <wps:spPr>
                      <a:xfrm>
                        <a:off x="3370612" y="306324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6</w:t>
                          </w:r>
                        </w:p>
                      </w:txbxContent>
                    </wps:txbx>
                    <wps:bodyPr rot="0" spcFirstLastPara="0" vertOverflow="overflow" horzOverflow="overflow" vert="horz" wrap="square" lIns="0" tIns="0" rIns="0" bIns="0" anchor="ctr" anchorCtr="0">
                      <a:noAutofit/>
                    </wps:bodyPr>
                  </wps:wsp>
                  <wps:wsp>
                    <wps:cNvPr id="25" name="x tick"/>
                    <wps:cNvSpPr txBox="1"/>
                    <wps:spPr>
                      <a:xfrm>
                        <a:off x="3812572" y="306324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7</w:t>
                          </w:r>
                        </w:p>
                      </w:txbxContent>
                    </wps:txbx>
                    <wps:bodyPr rot="0" spcFirstLastPara="0" vertOverflow="overflow" horzOverflow="overflow" vert="horz" wrap="square" lIns="0" tIns="0" rIns="0" bIns="0" anchor="ctr" anchorCtr="0">
                      <a:noAutofit/>
                    </wps:bodyPr>
                  </wps:wsp>
                  <wps:wsp>
                    <wps:cNvPr id="26" name="x tick"/>
                    <wps:cNvSpPr txBox="1"/>
                    <wps:spPr>
                      <a:xfrm>
                        <a:off x="4254532" y="3063240"/>
                        <a:ext cx="135064" cy="201168"/>
                      </a:xfrm>
                      <a:prstGeom prst="rect">
                        <a:avLst/>
                      </a:prstGeom>
                      <a:noFill/>
                      <a:ln>
                        <a:noFill/>
                      </a:ln>
                    </wps:spPr>
                    <wps:txbx>
                      <w:txbxContent>
                        <w:p>
                          <w:pPr>
                            <w:spacing w:before="0" w:after="0" w:line="240" w:lineRule="auto"/>
                            <w:jc w:val="center"/>
                          </w:pPr>
                          <w:r>
                            <w:rPr>
                              <w:rFonts w:ascii="Calibri" w:hAnsi="Calibri" w:cs="Calibri"/>
                              <w:b/>
                              <w:color w:val="0B2B4E"/>
                              <w:sz w:val="19"/>
                              <w:szCs w:val="19"/>
                            </w:rPr>
                            <w:t xml:space="preserve">8</w:t>
                          </w:r>
                        </w:p>
                      </w:txbxContent>
                    </wps:txbx>
                    <wps:bodyPr rot="0" spcFirstLastPara="0" vertOverflow="overflow" horzOverflow="overflow" vert="horz" wrap="square" lIns="0" tIns="0" rIns="0" bIns="0" anchor="ctr" anchorCtr="0">
                      <a:noAutofit/>
                    </wps:bodyPr>
                  </wps:wsp>
                  <wps:wsp>
                    <wps:cNvPr id="27" name="total product"/>
                    <wps:cNvSpPr/>
                    <wps:spPr>
                      <a:xfrm>
                        <a:off x="786384" y="1081605"/>
                        <a:ext cx="3535680" cy="1935915"/>
                      </a:xfrm>
                      <a:custGeom>
                        <a:avLst/>
                        <a:gdLst/>
                        <a:ahLst/>
                        <a:cxnLst/>
                        <a:rect l="0" t="0" r="3535680" b="1935915"/>
                        <a:pathLst>
                          <a:path w="3535680" h="1935915">
                            <a:moveTo>
                              <a:pt x="0" y="1935915"/>
                            </a:moveTo>
                            <a:lnTo>
                              <a:pt x="441960" y="1563624"/>
                            </a:lnTo>
                            <a:lnTo>
                              <a:pt x="883920" y="1116874"/>
                            </a:lnTo>
                            <a:lnTo>
                              <a:pt x="1325880" y="670124"/>
                            </a:lnTo>
                            <a:lnTo>
                              <a:pt x="1767840" y="297833"/>
                            </a:lnTo>
                            <a:lnTo>
                              <a:pt x="2209800" y="74458"/>
                            </a:lnTo>
                            <a:lnTo>
                              <a:pt x="2651760" y="0"/>
                            </a:lnTo>
                            <a:lnTo>
                              <a:pt x="3093720" y="74458"/>
                            </a:lnTo>
                            <a:lnTo>
                              <a:pt x="3535680" y="446750"/>
                            </a:lnTo>
                          </a:path>
                        </a:pathLst>
                      </a:custGeom>
                      <a:noFill/>
                      <a:ln w="25400" cap="rnd">
                        <a:solidFill>
                          <a:srgbClr val="0B2B4E"/>
                        </a:solidFill>
                        <a:round/>
                      </a:ln>
                    </wps:spPr>
                    <wps:bodyPr/>
                  </wps:wsp>
                  <wps:wsp>
                    <wps:cNvPr id="28" name="obs"/>
                    <wps:cNvSpPr/>
                    <wps:spPr>
                      <a:xfrm>
                        <a:off x="754380" y="2985516"/>
                        <a:ext cx="64008" cy="64008"/>
                      </a:xfrm>
                      <a:prstGeom prst="ellipse">
                        <a:avLst/>
                      </a:prstGeom>
                      <a:solidFill>
                        <a:srgbClr val="0B2B4E"/>
                      </a:solidFill>
                      <a:ln>
                        <a:noFill/>
                      </a:ln>
                    </wps:spPr>
                    <wps:bodyPr/>
                  </wps:wsp>
                  <wps:wsp>
                    <wps:cNvPr id="29" name="obs"/>
                    <wps:cNvSpPr/>
                    <wps:spPr>
                      <a:xfrm>
                        <a:off x="1196340" y="2613225"/>
                        <a:ext cx="64008" cy="64008"/>
                      </a:xfrm>
                      <a:prstGeom prst="ellipse">
                        <a:avLst/>
                      </a:prstGeom>
                      <a:solidFill>
                        <a:srgbClr val="0B2B4E"/>
                      </a:solidFill>
                      <a:ln>
                        <a:noFill/>
                      </a:ln>
                    </wps:spPr>
                    <wps:bodyPr/>
                  </wps:wsp>
                  <wps:wsp>
                    <wps:cNvPr id="30" name="obs"/>
                    <wps:cNvSpPr/>
                    <wps:spPr>
                      <a:xfrm>
                        <a:off x="1638300" y="2166475"/>
                        <a:ext cx="64008" cy="64008"/>
                      </a:xfrm>
                      <a:prstGeom prst="ellipse">
                        <a:avLst/>
                      </a:prstGeom>
                      <a:solidFill>
                        <a:srgbClr val="0B2B4E"/>
                      </a:solidFill>
                      <a:ln>
                        <a:noFill/>
                      </a:ln>
                    </wps:spPr>
                    <wps:bodyPr/>
                  </wps:wsp>
                  <wps:wsp>
                    <wps:cNvPr id="31" name="obs"/>
                    <wps:cNvSpPr/>
                    <wps:spPr>
                      <a:xfrm>
                        <a:off x="2080260" y="1719725"/>
                        <a:ext cx="64008" cy="64008"/>
                      </a:xfrm>
                      <a:prstGeom prst="ellipse">
                        <a:avLst/>
                      </a:prstGeom>
                      <a:solidFill>
                        <a:srgbClr val="0B2B4E"/>
                      </a:solidFill>
                      <a:ln>
                        <a:noFill/>
                      </a:ln>
                    </wps:spPr>
                    <wps:bodyPr/>
                  </wps:wsp>
                  <wps:wsp>
                    <wps:cNvPr id="32" name="obs"/>
                    <wps:cNvSpPr/>
                    <wps:spPr>
                      <a:xfrm>
                        <a:off x="2522220" y="1347434"/>
                        <a:ext cx="64008" cy="64008"/>
                      </a:xfrm>
                      <a:prstGeom prst="ellipse">
                        <a:avLst/>
                      </a:prstGeom>
                      <a:solidFill>
                        <a:srgbClr val="0B2B4E"/>
                      </a:solidFill>
                      <a:ln>
                        <a:noFill/>
                      </a:ln>
                    </wps:spPr>
                    <wps:bodyPr/>
                  </wps:wsp>
                  <wps:wsp>
                    <wps:cNvPr id="33" name="obs"/>
                    <wps:cNvSpPr/>
                    <wps:spPr>
                      <a:xfrm>
                        <a:off x="2964180" y="1124059"/>
                        <a:ext cx="64008" cy="64008"/>
                      </a:xfrm>
                      <a:prstGeom prst="ellipse">
                        <a:avLst/>
                      </a:prstGeom>
                      <a:solidFill>
                        <a:srgbClr val="0B2B4E"/>
                      </a:solidFill>
                      <a:ln>
                        <a:noFill/>
                      </a:ln>
                    </wps:spPr>
                    <wps:bodyPr/>
                  </wps:wsp>
                  <wps:wsp>
                    <wps:cNvPr id="34" name="obs"/>
                    <wps:cNvSpPr/>
                    <wps:spPr>
                      <a:xfrm>
                        <a:off x="3406140" y="1049601"/>
                        <a:ext cx="64008" cy="64008"/>
                      </a:xfrm>
                      <a:prstGeom prst="ellipse">
                        <a:avLst/>
                      </a:prstGeom>
                      <a:solidFill>
                        <a:srgbClr val="0B2B4E"/>
                      </a:solidFill>
                      <a:ln>
                        <a:noFill/>
                      </a:ln>
                    </wps:spPr>
                    <wps:bodyPr/>
                  </wps:wsp>
                  <wps:wsp>
                    <wps:cNvPr id="35" name="obs"/>
                    <wps:cNvSpPr/>
                    <wps:spPr>
                      <a:xfrm>
                        <a:off x="3848100" y="1124059"/>
                        <a:ext cx="64008" cy="64008"/>
                      </a:xfrm>
                      <a:prstGeom prst="ellipse">
                        <a:avLst/>
                      </a:prstGeom>
                      <a:solidFill>
                        <a:srgbClr val="0B2B4E"/>
                      </a:solidFill>
                      <a:ln>
                        <a:noFill/>
                      </a:ln>
                    </wps:spPr>
                    <wps:bodyPr/>
                  </wps:wsp>
                  <wps:wsp>
                    <wps:cNvPr id="36" name="obs"/>
                    <wps:cNvSpPr/>
                    <wps:spPr>
                      <a:xfrm>
                        <a:off x="4290060" y="1496350"/>
                        <a:ext cx="64008" cy="64008"/>
                      </a:xfrm>
                      <a:prstGeom prst="ellipse">
                        <a:avLst/>
                      </a:prstGeom>
                      <a:solidFill>
                        <a:srgbClr val="0B2B4E"/>
                      </a:solidFill>
                      <a:ln>
                        <a:noFill/>
                      </a:ln>
                    </wps:spPr>
                    <wps:bodyPr/>
                  </wps:wsp>
                </wpg:wgp>
              </a:graphicData>
            </a:graphic>
          </wp:inline>
        </w:drawing>
      </w:r>
    </w:p>
    <w:p>
      <w:pPr>
        <w:spacing w:before="40" w:after="200"/>
        <w:jc w:val="center"/>
      </w:pPr>
      <w:r>
        <w:rPr>
          <w:rFonts w:ascii="Calibri" w:hAnsi="Calibri" w:eastAsia="Calibri" w:cs="Calibri"/>
          <w:b w:val="0"/>
          <w:i/>
          <w:color w:val="555B66"/>
          <w:sz w:val="18"/>
          <w:u w:val="none"/>
        </w:rPr>
        <w:t>Tulips produced per month against tons of fertilizer per month, holding labor and greenhouses fixed.</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 xml:space="preserve">Compute the marginal product of fertilizer for the different fertilizer quantities and plot the marginal product of fertilizer as a function of the quantity of fertilizer. </w:t>
      </w:r>
      <w:del w:id="901" w:author="Claude (proposed)" w:date="2026-09-06T00:00:00Z">
        <w:r>
          <w:rPr>
            <w:rFonts w:ascii="Calibri" w:hAnsi="Calibri" w:eastAsia="Calibri" w:cs="Calibri"/>
            <w:b w:val="0"/>
            <w:i w:val="0"/>
            <w:u w:val="none"/>
          </w:rPr>
          <w:delText>Remember to use the initial point as reference (e.g., the marginal product of moving from 3 to 4 tons should be entered at the initial point of 3 tons).</w:delText>
        </w:r>
      </w:del>
      <w:ins w:id="902" w:author="Claude (proposed)" w:date="2026-09-06T00:00:00Z">
        <w:r>
          <w:rPr>
            <w:rFonts w:ascii="Calibri" w:hAnsi="Calibri" w:eastAsia="Calibri" w:cs="Calibri"/>
            <w:b w:val="0"/>
            <w:i w:val="0"/>
            <w:u w:val="none"/>
          </w:rPr>
          <w:t>When you plot a marginal product, plot it at the mid-point of its interval (e.g. the marginal product of moving from 3 to 4 tons is plotted at 3.5 tons).</w:t>
        </w:r>
      </w:ins>
    </w:p>
    <w:p>
      <w:pPr>
        <w:spacing w:before="140" w:after="140"/>
        <w:jc w:val="center"/>
      </w:pPr>
      <w:r>
        <w:drawing xmlns:a="http://schemas.openxmlformats.org/drawingml/2006/main">
          <wp:inline distT="0" distB="0" distL="0" distR="0">
            <wp:extent cx="5943600" cy="1218438"/>
            <wp:effectExtent l="0" t="0" r="76200" b="76200"/>
            <wp:docPr id="503" name="Card 503"/>
            <a:graphic>
              <a:graphicData uri="http://schemas.microsoft.com/office/word/2010/wordprocessingShape">
                <wps:wsp>
                  <wps:cNvSpPr/>
                  <wps:spPr bwMode="auto">
                    <a:xfrm>
                      <a:off x="0" y="0"/>
                      <a:ext cx="5943600" cy="1218438"/>
                    </a:xfrm>
                    <a:prstGeom prst="roundRect">
                      <a:avLst>
                        <a:gd name="adj" fmla="val 8255"/>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Convention:  </w:t>
                        </w:r>
                        <w:r>
                          <w:rPr>
                            <w:rFonts w:ascii="Calibri" w:hAnsi="Calibri" w:eastAsia="Calibri" w:cs="Calibri"/>
                            <w:b w:val="0"/>
                            <w:i w:val="0"/>
                            <w:color w:val="0B2B4E"/>
                            <w:sz w:val="21"/>
                            <w:u w:val="none"/>
                          </w:rPr>
                          <w:t>As in class, a change — a marginal product, a marginal cost, a marginal revenue — describes the STEP from one row to the next, not either row on its own. In the table above, the change columns (at the right) are therefore set half a row lower than the rest, so each value sits at the border between the two rows it comes from, shaded to fade from the one into the other. If your software cannot offset a column, label each change with the interval it refers to instead (for example “MC, 0 → 1,000”), so it is unambiguous which step each number belongs to.</w:t>
                        </w:r>
                      </w:p>
                    </w:txbxContent>
                  </wps:txbx>
                  <wps:bodyPr rot="0" vert="horz" wrap="square" lIns="109728" tIns="54864" rIns="109728" bIns="54864" anchor="t" anchorCtr="0">
                    <a:noAutofit/>
                  </wps:bodyPr>
                </wps:wsp>
              </a:graphicData>
            </a:graphic>
          </wp:inline>
        </w:drawing>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(3 points)  </w:t>
      </w:r>
      <w:r>
        <w:rPr>
          <w:rFonts w:ascii="Calibri" w:hAnsi="Calibri" w:eastAsia="Calibri" w:cs="Calibri"/>
          <w:b w:val="0"/>
          <w:i w:val="0"/>
          <w:u w:val="none"/>
        </w:rPr>
        <w:t>Does the production function exhibit diminishing marginal returns to fertilizer? If so, over which range of fertilizer quantity do they occur?</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(2 points)  </w:t>
      </w:r>
      <w:r>
        <w:rPr>
          <w:rFonts w:ascii="Calibri" w:hAnsi="Calibri" w:eastAsia="Calibri" w:cs="Calibri"/>
          <w:b w:val="0"/>
          <w:i w:val="0"/>
          <w:u w:val="none"/>
        </w:rPr>
        <w:t>Does total output always increase as more fertilizer is added?</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2.  Sludge Production</w:t>
      </w:r>
      <w:r>
        <w:rPr>
          <w:rFonts w:ascii="Calibri" w:hAnsi="Calibri" w:eastAsia="Calibri" w:cs="Calibri"/>
          <w:b w:val="0"/>
          <w:i w:val="0"/>
          <w:u w:val="none"/>
        </w:rPr>
        <w:tab/>
      </w:r>
      <w:r>
        <w:rPr>
          <w:rFonts w:ascii="Calibri" w:hAnsi="Calibri" w:eastAsia="Calibri" w:cs="Calibri"/>
          <w:b/>
          <w:i w:val="0"/>
          <w:color w:val="E09F3E"/>
          <w:sz w:val="22"/>
          <w:u w:val="none"/>
        </w:rPr>
        <w:t>(15 points)</w:t>
      </w:r>
    </w:p>
    <w:p>
      <w:pPr>
        <w:keepNext/>
        <w:spacing w:before="0" w:after="100"/>
      </w:pPr>
      <w:r>
        <w:rPr>
          <w:rFonts w:ascii="Calibri" w:hAnsi="Calibri" w:eastAsia="Calibri" w:cs="Calibri"/>
          <w:b w:val="0"/>
          <w:i/>
          <w:color w:val="555B66"/>
          <w:sz w:val="19"/>
          <w:u w:val="none"/>
        </w:rPr>
        <w:t>Draws on:  Module 3 – Long Run: The Optimal Input Mix (bang-for-the-buck rule)</w:t>
      </w:r>
    </w:p>
    <w:p>
      <w:pPr>
        <w:spacing w:before="0" w:after="180"/>
        <w:jc w:val="both"/>
      </w:pPr>
      <w:r>
        <w:rPr>
          <w:rFonts w:ascii="Calibri" w:hAnsi="Calibri" w:eastAsia="Calibri" w:cs="Calibri"/>
          <w:b w:val="0"/>
          <w:i w:val="0"/>
          <w:u w:val="none"/>
        </w:rPr>
        <w:t>A bottling company uses two inputs to produce bottles of the soft drink Sludge: bottling machines (</w:t>
      </w:r>
      <w:r>
        <w:rPr>
          <w:rFonts w:ascii="Calibri" w:hAnsi="Calibri" w:eastAsia="Calibri" w:cs="Calibri"/>
          <w:b w:val="0"/>
          <w:i/>
          <w:u w:val="none"/>
        </w:rPr>
        <w:t>K</w:t>
      </w:r>
      <w:r>
        <w:rPr>
          <w:rFonts w:ascii="Calibri" w:hAnsi="Calibri" w:eastAsia="Calibri" w:cs="Calibri"/>
          <w:b w:val="0"/>
          <w:i w:val="0"/>
          <w:u w:val="none"/>
        </w:rPr>
        <w:t>) and workers (</w:t>
      </w:r>
      <w:r>
        <w:rPr>
          <w:rFonts w:ascii="Calibri" w:hAnsi="Calibri" w:eastAsia="Calibri" w:cs="Calibri"/>
          <w:b w:val="0"/>
          <w:i/>
          <w:u w:val="none"/>
        </w:rPr>
        <w:t>L</w:t>
      </w:r>
      <w:r>
        <w:rPr>
          <w:rFonts w:ascii="Calibri" w:hAnsi="Calibri" w:eastAsia="Calibri" w:cs="Calibri"/>
          <w:b w:val="0"/>
          <w:i w:val="0"/>
          <w:u w:val="none"/>
        </w:rPr>
        <w:t>). The machine costs $1,000 per day to operate and the workers earn $200 per day. At the current level of production, the marginal product of the machines is an additional 200 bottles per day and the marginal product of labor is 50 more bottles per day.</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Is this firm producing its output in an optimized way? If so, say why. If not, explain in which direction the firm should change its quantity of machines and workers to optimize its production.</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How does this relate to the idea of “bang for the buck” that we saw in class? Briefly illustrate in a short paragraph this concept with an example from your own experience/industry (no need to use actual numbers or real facts, you can use hypothetical scenarios if you wish).</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3.  Baseball Bats</w:t>
      </w:r>
      <w:r>
        <w:rPr>
          <w:rFonts w:ascii="Calibri" w:hAnsi="Calibri" w:eastAsia="Calibri" w:cs="Calibri"/>
          <w:b w:val="0"/>
          <w:i w:val="0"/>
          <w:u w:val="none"/>
        </w:rPr>
        <w:tab/>
      </w:r>
      <w:r>
        <w:rPr>
          <w:rFonts w:ascii="Calibri" w:hAnsi="Calibri" w:eastAsia="Calibri" w:cs="Calibri"/>
          <w:b/>
          <w:i w:val="0"/>
          <w:color w:val="E09F3E"/>
          <w:sz w:val="22"/>
          <w:u w:val="none"/>
        </w:rPr>
        <w:t>(25 points)</w:t>
      </w:r>
    </w:p>
    <w:p>
      <w:pPr>
        <w:keepNext/>
        <w:spacing w:before="0" w:after="100"/>
      </w:pPr>
      <w:r>
        <w:rPr>
          <w:rFonts w:ascii="Calibri" w:hAnsi="Calibri" w:eastAsia="Calibri" w:cs="Calibri"/>
          <w:b w:val="0"/>
          <w:i/>
          <w:color w:val="555B66"/>
          <w:sz w:val="19"/>
          <w:u w:val="none"/>
        </w:rPr>
        <w:t>Draws on:  Module 3 – Cost Concepts;  Module 4 – Profit Maximization of a Price Taker in the Short Run</w:t>
      </w:r>
    </w:p>
    <w:p>
      <w:pPr>
        <w:keepNext/>
        <w:spacing w:before="0" w:after="180"/>
        <w:jc w:val="both"/>
      </w:pPr>
      <w:r>
        <w:rPr>
          <w:rFonts w:ascii="Calibri" w:hAnsi="Calibri" w:eastAsia="Calibri" w:cs="Calibri"/>
          <w:b w:val="0"/>
          <w:i w:val="0"/>
          <w:sz w:val="22"/>
          <w:u w:val="none"/>
        </w:rPr>
        <w:t>The cost data for a firm producing baseball bats appear below. Of the total cost, $25,600 is fixed at all levels of output. The bats sell for $6.40 each (we assume that the firm is a price taker).</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749"/>
        <w:gridCol w:w="806"/>
        <w:gridCol w:w="634"/>
        <w:gridCol w:w="662"/>
        <w:gridCol w:w="576"/>
        <w:gridCol w:w="605"/>
        <w:gridCol w:w="605"/>
        <w:gridCol w:w="749"/>
        <w:gridCol w:w="720"/>
        <w:gridCol w:w="576"/>
        <w:gridCol w:w="576"/>
      </w:tblGrid>
      <w:tr>
        <w:trPr>
          <w:cantSplit/>
        </w:trPr>
        <w:tc>
          <w:tcPr>
            <w:tcW w:type="dxa" w:w="749"/>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Output</w:t>
            </w:r>
          </w:p>
        </w:tc>
        <w:tc>
          <w:tcPr>
            <w:tcW w:type="dxa" w:w="806"/>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Total Cost</w:t>
            </w:r>
          </w:p>
        </w:tc>
        <w:tc>
          <w:tcPr>
            <w:tcW w:type="dxa" w:w="634"/>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TFC</w:t>
            </w:r>
          </w:p>
        </w:tc>
        <w:tc>
          <w:tcPr>
            <w:tcW w:type="dxa" w:w="662"/>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TVC</w:t>
            </w:r>
          </w:p>
        </w:tc>
        <w:tc>
          <w:tcPr>
            <w:tcW w:type="dxa" w:w="576"/>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AFC</w:t>
            </w:r>
          </w:p>
        </w:tc>
        <w:tc>
          <w:tcPr>
            <w:tcW w:type="dxa" w:w="605"/>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AVC</w:t>
            </w:r>
          </w:p>
        </w:tc>
        <w:tc>
          <w:tcPr>
            <w:tcW w:type="dxa" w:w="605"/>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ATC</w:t>
            </w:r>
          </w:p>
        </w:tc>
        <w:tc>
          <w:tcPr>
            <w:tcW w:type="dxa" w:w="749"/>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TR</w:t>
            </w:r>
          </w:p>
        </w:tc>
        <w:tc>
          <w:tcPr>
            <w:tcW w:type="dxa" w:w="720"/>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Profit</w:t>
            </w:r>
          </w:p>
        </w:tc>
        <w:tc>
          <w:tcPr>
            <w:tcW w:type="dxa" w:w="576"/>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MC</w:t>
            </w:r>
          </w:p>
        </w:tc>
        <w:tc>
          <w:tcPr>
            <w:tcW w:type="dxa" w:w="576"/>
            <w:shd w:val="clear" w:color="auto" w:fill="0B2B4E"/>
            <w:tcMar>
              <w:top w:w="50" w:type="dxa"/>
              <w:start w:w="72" w:type="dxa"/>
              <w:bottom w:w="50" w:type="dxa"/>
              <w:end w:w="72" w:type="dxa"/>
            </w:tcMar>
            <w:vAlign w:val="center"/>
          </w:tcPr>
          <w:p>
            <w:pPr>
              <w:keepNext/>
              <w:spacing w:before="0" w:after="0"/>
              <w:jc w:val="center"/>
              <w:rPr>
                <w:sz w:val="16"/>
                <w:szCs w:val="16"/>
              </w:rPr>
            </w:pPr>
            <w:r>
              <w:rPr>
                <w:rFonts w:ascii="Calibri" w:hAnsi="Calibri" w:eastAsia="Calibri" w:cs="Calibri"/>
                <w:b/>
                <w:i w:val="0"/>
                <w:color w:val="FFFFFF"/>
                <w:sz w:val="16"/>
                <w:u w:val="none"/>
              </w:rPr>
              <w:t>MR</w:t>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25,600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shd w:val="clear" w:color="auto" w:fill="FFFFFF"/>
            <w:tcMar>
              <w:top w:w="0" w:type="dxa"/>
              <w:start w:w="72" w:type="dxa"/>
              <w:bottom w:w="0" w:type="dxa"/>
              <w:end w:w="72" w:type="dxa"/>
            </w:tcMar>
            <w:vAlign w:val="center"/>
          </w:tcPr>
          <w:p>
            <w:pPr>
              <w:keepNext/>
              <w:spacing w:before="0" w:after="0"/>
              <w:jc w:val="center"/>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01"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01" name="fade 3001"/>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02"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02" name="fade 3002"/>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31,360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03"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03" name="fade 3003"/>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04"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04" name="fade 3004"/>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2,000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35,920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05"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05" name="fade 3005"/>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06"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06" name="fade 3006"/>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39,520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07"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07" name="fade 3007"/>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08"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08" name="fade 3008"/>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42,400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09"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09" name="fade 3009"/>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0"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0" name="fade 3010"/>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44,800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1"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1" name="fade 3011"/>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2"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2" name="fade 3012"/>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46,960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3"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3" name="fade 3013"/>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4"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4" name="fade 3014"/>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49,120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5"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5" name="fade 3015"/>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6"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6" name="fade 3016"/>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51,520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7"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7" name="fade 3017"/>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8"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8" name="fade 3018"/>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9,000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54,400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19"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19" name="fade 3019"/>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0"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0" name="fade 3020"/>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58,000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1"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1" name="fade 3021"/>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2"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2" name="fade 3022"/>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11,000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62,560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3"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3" name="fade 3023"/>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4"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4" name="fade 3024"/>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12,000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68,320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5"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5" name="fade 3025"/>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6"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6" name="fade 3026"/>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13,000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75,520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7"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7" name="fade 3027"/>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8"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8" name="fade 3028"/>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14,000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84,400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29"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29" name="fade 3029"/>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0"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0" name="fade 3030"/>
                  <wp:cNvGraphicFramePr/>
                  <a:graphic>
                    <a:graphicData uri="http://schemas.microsoft.com/office/word/2010/wordprocessingShape">
                      <wps:wsp>
                        <wps:cNvSpPr/>
                        <wps:spPr bwMode="auto">
                          <a:xfrm>
                            <a:off x="0" y="0"/>
                            <a:ext cx="365760" cy="269850"/>
                          </a:xfrm>
                          <a:prstGeom prst="rect">
                            <a:avLst/>
                          </a:prstGeom>
                          <a:gradFill rotWithShape="1">
                            <a:gsLst>
                              <a:gs pos="0">
                                <a:srgbClr val="FFFFFF"/>
                              </a:gs>
                              <a:gs pos="100000">
                                <a:srgbClr val="FDF6E6"/>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15,000</w:t>
            </w:r>
          </w:p>
        </w:tc>
        <w:tc>
          <w:tcPr>
            <w:tcW w:type="dxa" w:w="806"/>
            <w:vMerge w:val="restart"/>
            <w:shd w:val="clear" w:color="auto" w:fill="FDF6E6"/>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95,200</w:t>
            </w:r>
          </w:p>
        </w:tc>
        <w:tc>
          <w:tcPr>
            <w:tcW w:type="dxa" w:w="634"/>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DF6E6"/>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1"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1" name="fade 3031"/>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c>
          <w:tcPr>
            <w:tcW w:type="dxa" w:w="576"/>
            <w:vMerge w:val="restart"/>
            <w:shd w:val="clear" w:color="auto" w:fill="auto"/>
            <w:tcMar>
              <w:top w:w="0" w:type="dxa"/>
              <w:start w:w="72" w:type="dxa"/>
              <w:bottom w:w="0" w:type="dxa"/>
              <w:end w:w="72" w:type="dxa"/>
            </w:tcMar>
            <w:vAlign w:val="center"/>
          </w:tcPr>
          <w:p>
            <w:pPr>
              <w:keepNext/>
              <w:spacing w:before="0" w:after="0"/>
              <w:jc w:val="center"/>
              <w:rPr>
                <w:sz w:val="16"/>
                <w:szCs w:val="16"/>
              </w:rPr>
            </w:pPr>
            <w:r>
              <w:drawing xmlns:a="http://schemas.openxmlformats.org/drawingml/2006/main">
                <wp:anchor distT="0" distB="0" distL="0" distR="0" simplePos="0" relativeHeight="251653032" behindDoc="1" locked="0" layoutInCell="1" allowOverlap="1">
                  <wp:simplePos x="0" y="0"/>
                  <wp:positionH relativeFrom="column">
                    <wp:posOffset>-45720</wp:posOffset>
                  </wp:positionH>
                  <wp:positionV relativeFrom="paragraph">
                    <wp:posOffset>-72949</wp:posOffset>
                  </wp:positionV>
                  <wp:extent cx="365760" cy="269850"/>
                  <wp:effectExtent l="0" t="0" r="0" b="0"/>
                  <wp:wrapNone/>
                  <wp:docPr id="3032" name="fade 3032"/>
                  <wp:cNvGraphicFramePr/>
                  <a:graphic>
                    <a:graphicData uri="http://schemas.microsoft.com/office/word/2010/wordprocessingShape">
                      <wps:wsp>
                        <wps:cNvSpPr/>
                        <wps:spPr bwMode="auto">
                          <a:xfrm>
                            <a:off x="0" y="0"/>
                            <a:ext cx="365760" cy="269850"/>
                          </a:xfrm>
                          <a:prstGeom prst="rect">
                            <a:avLst/>
                          </a:prstGeom>
                          <a:gradFill rotWithShape="1">
                            <a:gsLst>
                              <a:gs pos="0">
                                <a:srgbClr val="FDF6E6"/>
                              </a:gs>
                              <a:gs pos="100000">
                                <a:srgbClr val="FFFFFF"/>
                              </a:gs>
                            </a:gsLst>
                            <a:lin ang="5400000" scaled="0"/>
                          </a:gradFill>
                          <a:ln>
                            <a:noFill/>
                          </a:ln>
                        </wps:spPr>
                        <wps:bodyPr rot="0" vert="horz" wrap="square" lIns="0" tIns="0" rIns="0" bIns="0" anchor="ctr" anchorCtr="0">
                          <a:noAutofit/>
                        </wps:bodyPr>
                      </wps:wsp>
                    </a:graphicData>
                  </a:graphic>
                </wp:anchor>
              </w:drawing>
            </w:r>
          </w:p>
        </w:tc>
      </w:tr>
      <w:tr>
        <w:trPr>
          <w:cantSplit/>
          <w:trHeight w:hRule="atLeast" w:val="212"/>
        </w:trPr>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16,000</w:t>
            </w:r>
          </w:p>
        </w:tc>
        <w:tc>
          <w:tcPr>
            <w:tcW w:type="dxa" w:w="806"/>
            <w:vMerge w:val="restart"/>
            <w:shd w:val="clear" w:color="auto" w:fill="FFFFFF"/>
            <w:tcMar>
              <w:top w:w="0" w:type="dxa"/>
              <w:start w:w="72" w:type="dxa"/>
              <w:bottom w:w="0" w:type="dxa"/>
              <w:end w:w="72" w:type="dxa"/>
            </w:tcMar>
            <w:vAlign w:val="center"/>
          </w:tcPr>
          <w:p>
            <w:pPr>
              <w:keepNext/>
              <w:spacing w:before="0" w:after="0"/>
              <w:jc w:val="center"/>
              <w:rPr>
                <w:sz w:val="16"/>
                <w:szCs w:val="16"/>
              </w:rPr>
            </w:pPr>
            <w:r>
              <w:rPr>
                <w:rFonts w:ascii="Calibri" w:hAnsi="Calibri" w:eastAsia="Calibri" w:cs="Calibri"/>
                <w:b w:val="0"/>
                <w:i w:val="0"/>
                <w:color w:val="0B2B4E"/>
                <w:sz w:val="16"/>
                <w:u w:val="none"/>
              </w:rPr>
              <w:t>108,160</w:t>
            </w:r>
          </w:p>
        </w:tc>
        <w:tc>
          <w:tcPr>
            <w:tcW w:type="dxa" w:w="634"/>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62"/>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576"/>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605"/>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49"/>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720"/>
            <w:vMerge w:val="restart"/>
            <w:shd w:val="clear" w:color="auto" w:fill="FFFFFF"/>
            <w:tcMar>
              <w:top w:w="0" w:type="dxa"/>
              <w:start w:w="72" w:type="dxa"/>
              <w:bottom w:w="0" w:type="dxa"/>
              <w:end w:w="72" w:type="dxa"/>
            </w:tcMar>
            <w:vAlign w:val="center"/>
          </w:tcPr>
          <w:p>
            <w:pPr>
              <w:keepNext/>
              <w:spacing w:before="0" w:after="0"/>
              <w:jc w:val="center"/>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c>
          <w:tcPr>
            <w:tcW w:type="dxa" w:w="851"/>
            <w:vMerge/>
            <w:tcMar>
              <w:top w:w="0" w:type="dxa"/>
              <w:start w:w="72" w:type="dxa"/>
              <w:bottom w:w="0" w:type="dxa"/>
              <w:end w:w="72" w:type="dxa"/>
            </w:tcMar>
          </w:tcPr>
          <w:p>
            <w:pPr>
              <w:keepNext/>
              <w:spacing w:before="0" w:after="0" w:line="240" w:lineRule="auto"/>
              <w:rPr>
                <w:sz w:val="16"/>
                <w:szCs w:val="16"/>
              </w:rPr>
            </w:pPr>
          </w:p>
        </w:tc>
      </w:tr>
      <w:tr>
        <w:trPr>
          <w:cantSplit/>
          <w:trHeight w:hRule="atLeast" w:val="212"/>
        </w:trPr>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851"/>
            <w:vMerge/>
            <w:tcMar>
              <w:top w:w="0" w:type="dxa"/>
              <w:start w:w="72" w:type="dxa"/>
              <w:bottom w:w="0" w:type="dxa"/>
              <w:end w:w="72" w:type="dxa"/>
            </w:tcMar>
          </w:tcPr>
          <w:p>
            <w:pPr>
              <w:spacing w:before="0" w:after="0" w:line="240" w:lineRule="auto"/>
              <w:rPr>
                <w:sz w:val="16"/>
                <w:szCs w:val="16"/>
              </w:rPr>
            </w:pPr>
          </w:p>
        </w:tc>
        <w:tc>
          <w:tcPr>
            <w:tcW w:type="dxa" w:w="576"/>
            <w:shd w:val="clear" w:color="auto" w:fill="FFFFFF"/>
            <w:tcMar>
              <w:top w:w="0" w:type="dxa"/>
              <w:start w:w="72" w:type="dxa"/>
              <w:bottom w:w="0" w:type="dxa"/>
              <w:end w:w="72" w:type="dxa"/>
            </w:tcMar>
            <w:vAlign w:val="center"/>
          </w:tcPr>
          <w:p>
            <w:pPr>
              <w:spacing w:before="0" w:after="0"/>
              <w:jc w:val="center"/>
              <w:rPr>
                <w:sz w:val="16"/>
                <w:szCs w:val="16"/>
              </w:rPr>
            </w:pPr>
          </w:p>
        </w:tc>
        <w:tc>
          <w:tcPr>
            <w:tcW w:type="dxa" w:w="576"/>
            <w:shd w:val="clear" w:color="auto" w:fill="FFFFFF"/>
            <w:tcMar>
              <w:top w:w="0" w:type="dxa"/>
              <w:start w:w="72" w:type="dxa"/>
              <w:bottom w:w="0" w:type="dxa"/>
              <w:end w:w="72" w:type="dxa"/>
            </w:tcMar>
            <w:vAlign w:val="center"/>
          </w:tcPr>
          <w:p>
            <w:pPr>
              <w:spacing w:before="0" w:after="0"/>
              <w:jc w:val="center"/>
              <w:rPr>
                <w:sz w:val="16"/>
                <w:szCs w:val="16"/>
              </w:rPr>
            </w:pPr>
          </w:p>
        </w:tc>
      </w:tr>
    </w:tbl>
    <w:p>
      <w:pPr>
        <w:spacing w:before="20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 xml:space="preserve">Fill out the above table, by entering the values of the following series: TFC, TVC, TC, AFC, AVC, ATC, MC, TR, MR, and profit. </w:t>
      </w:r>
      <w:del w:id="903" w:author="Claude (proposed)" w:date="2026-09-06T00:00:00Z">
        <w:r>
          <w:rPr>
            <w:rFonts w:ascii="Calibri" w:hAnsi="Calibri" w:eastAsia="Calibri" w:cs="Calibri"/>
            <w:b w:val="0"/>
            <w:i w:val="0"/>
            <w:u w:val="none"/>
          </w:rPr>
          <w:delText>Remember to use the initial point as reference (e.g., the marginal cost of moving from 0 to 1,000 should be entered at the initial point of 0).</w:delText>
        </w:r>
      </w:del>
      <w:r>
        <w:rPr>
          <w:rFonts w:ascii="Calibri" w:hAnsi="Calibri" w:eastAsia="Calibri" w:cs="Calibri"/>
          <w:b w:val="0"/>
          <w:i w:val="0"/>
          <w:u w:val="none"/>
        </w:rPr>
        <w:t>You may copy the table to Excel or similar software and compute all values there.</w:t>
      </w:r>
    </w:p>
    <w:p>
      <w:pPr>
        <w:spacing w:before="140" w:after="140"/>
        <w:jc w:val="center"/>
      </w:pPr>
      <w:r>
        <w:drawing xmlns:a="http://schemas.openxmlformats.org/drawingml/2006/main">
          <wp:inline distT="0" distB="0" distL="0" distR="0">
            <wp:extent cx="5943600" cy="1218438"/>
            <wp:effectExtent l="0" t="0" r="76200" b="76200"/>
            <wp:docPr id="504" name="Card 504"/>
            <a:graphic>
              <a:graphicData uri="http://schemas.microsoft.com/office/word/2010/wordprocessingShape">
                <wps:wsp>
                  <wps:cNvSpPr/>
                  <wps:spPr bwMode="auto">
                    <a:xfrm>
                      <a:off x="0" y="0"/>
                      <a:ext cx="5943600" cy="1218438"/>
                    </a:xfrm>
                    <a:prstGeom prst="roundRect">
                      <a:avLst>
                        <a:gd name="adj" fmla="val 8255"/>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Convention:  </w:t>
                        </w:r>
                        <w:r>
                          <w:rPr>
                            <w:rFonts w:ascii="Calibri" w:hAnsi="Calibri" w:eastAsia="Calibri" w:cs="Calibri"/>
                            <w:b w:val="0"/>
                            <w:i w:val="0"/>
                            <w:color w:val="0B2B4E"/>
                            <w:sz w:val="21"/>
                            <w:u w:val="none"/>
                          </w:rPr>
                          <w:t>As in class, a change — a marginal product, a marginal cost, a marginal revenue — describes the STEP from one row to the next, not either row on its own. In the table above, the change columns (at the right) are therefore set half a row lower than the rest, so each value sits at the border between the two rows it comes from, shaded to fade from the one into the other. If your software cannot offset a column, label each change with the interval it refers to instead (for example “MC, 0 → 1,000”), so it is unambiguous which step each number belongs to.</w:t>
                        </w:r>
                      </w:p>
                    </w:txbxContent>
                  </wps:txbx>
                  <wps:bodyPr rot="0" vert="horz" wrap="square" lIns="109728" tIns="54864" rIns="109728" bIns="54864" anchor="t" anchorCtr="0">
                    <a:noAutofit/>
                  </wps:bodyPr>
                </wps:wsp>
              </a:graphicData>
            </a:graphic>
          </wp:inline>
        </w:drawing>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Assuming that production can only be adjusted in steps of 1,000, what is the optimal output and what is the level of profits at this output level? If you could instead adjust quantity in smaller steps, would you produce (slightly) more or less in order to further raise profits (based on the comparison of MR and MC at the optimal output level you just reported)?</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Assume that the market price drops to $5.50. What is the new optimal level of output? Does the firm make a loss or a profit? Should the firm continue to produce in the short run at this new price? Continue to assume that production can only be adjusted in steps of 1,000.</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4.  Basketball Production</w:t>
      </w:r>
      <w:r>
        <w:rPr>
          <w:rFonts w:ascii="Calibri" w:hAnsi="Calibri" w:eastAsia="Calibri" w:cs="Calibri"/>
          <w:b w:val="0"/>
          <w:i w:val="0"/>
          <w:u w:val="none"/>
        </w:rPr>
        <w:tab/>
      </w:r>
      <w:r>
        <w:rPr>
          <w:rFonts w:ascii="Calibri" w:hAnsi="Calibri" w:eastAsia="Calibri" w:cs="Calibri"/>
          <w:b/>
          <w:i w:val="0"/>
          <w:color w:val="E09F3E"/>
          <w:sz w:val="22"/>
          <w:u w:val="none"/>
        </w:rPr>
        <w:t>(30 points)</w:t>
      </w:r>
    </w:p>
    <w:p>
      <w:pPr>
        <w:keepNext/>
        <w:spacing w:before="0" w:after="100"/>
      </w:pPr>
      <w:r>
        <w:rPr>
          <w:rFonts w:ascii="Calibri" w:hAnsi="Calibri" w:eastAsia="Calibri" w:cs="Calibri"/>
          <w:b w:val="0"/>
          <w:i/>
          <w:color w:val="555B66"/>
          <w:sz w:val="19"/>
          <w:u w:val="none"/>
        </w:rPr>
        <w:t>Draws on:  Module 4 – Profit Maximization of a Price Taker in the Short Run</w:t>
      </w:r>
    </w:p>
    <w:p>
      <w:pPr>
        <w:spacing w:before="0" w:after="40"/>
        <w:jc w:val="both"/>
      </w:pPr>
      <w:r>
        <w:rPr>
          <w:rFonts w:ascii="Calibri" w:hAnsi="Calibri" w:eastAsia="Calibri" w:cs="Calibri"/>
          <w:b w:val="0"/>
          <w:i w:val="0"/>
          <w:u w:val="none"/>
        </w:rPr>
        <w:t>Balding is a basketball producing firm that has seen better days. Its technology is old and expensive. Total costs of the old basketball-producing technology are given by</w:t>
      </w:r>
    </w:p>
    <w:p>
      <w:pPr>
        <w:spacing w:before="40" w:after="80"/>
      </w:pPr>
      <m:oMathPara>
        <m:oMath>
          <m:sSub>
            <m:sSubPr>
              <m:ctrlPr>
                <w:rPr>
                  <w:rFonts w:ascii="Cambria Math" w:hAnsi="Cambria Math"/>
                  <w:i/>
                </w:rPr>
              </m:ctrlPr>
            </m:sSubPr>
            <m:e>
              <m:r>
                <m:rPr>
                  <m:sty m:val="p"/>
                </m:rPr>
                <w:rPr>
                  <w:rFonts w:ascii="Cambria Math" w:hAnsi="Cambria Math"/>
                </w:rPr>
                <m:t xml:space="preserve">TC</m:t>
              </m:r>
            </m:e>
            <m:sub>
              <m:r>
                <w:rPr>
                  <w:rFonts w:ascii="Cambria Math" w:hAnsi="Cambria Math"/>
                </w:rPr>
                <m:t xml:space="preserve">O</m:t>
              </m:r>
            </m:sub>
          </m:sSub>
          <m:r>
            <w:rPr>
              <w:rFonts w:ascii="Cambria Math" w:hAnsi="Cambria Math"/>
            </w:rPr>
            <m:t xml:space="preserve">=</m:t>
          </m:r>
          <m:r>
            <w:rPr>
              <w:rFonts w:ascii="Cambria Math" w:hAnsi="Cambria Math"/>
            </w:rPr>
            <m:t xml:space="preserve">50</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m:t>
          </m:r>
          <m:r>
            <w:rPr>
              <w:rFonts w:ascii="Cambria Math" w:hAnsi="Cambria Math"/>
            </w:rPr>
            <m:t xml:space="preserve">0.5</m:t>
          </m:r>
          <m:sSup>
            <m:sSupPr>
              <m:ctrlPr>
                <w:rPr>
                  <w:rFonts w:ascii="Cambria Math" w:hAnsi="Cambria Math"/>
                  <w:i/>
                </w:rPr>
              </m:ctrlPr>
            </m:sSupPr>
            <m:e>
              <m:r>
                <w:rPr>
                  <w:rFonts w:ascii="Cambria Math" w:hAnsi="Cambria Math"/>
                </w:rPr>
                <m:t xml:space="preserve">Q</m:t>
              </m:r>
            </m:e>
            <m:sup>
              <m:r>
                <m:rPr>
                  <m:sty m:val="p"/>
                </m:rPr>
                <w:rPr>
                  <w:rFonts w:ascii="Cambria Math" w:hAnsi="Cambria Math"/>
                </w:rPr>
                <m:t xml:space="preserve">2</m:t>
              </m:r>
            </m:sup>
          </m:sSup>
        </m:oMath>
      </m:oMathPara>
    </w:p>
    <w:p>
      <w:pPr>
        <w:spacing w:before="0" w:after="180"/>
        <w:jc w:val="both"/>
      </w:pPr>
      <w:r>
        <w:rPr>
          <w:rFonts w:ascii="Calibri" w:hAnsi="Calibri" w:eastAsia="Calibri" w:cs="Calibri"/>
          <w:b w:val="0"/>
          <w:i w:val="0"/>
          <w:u w:val="none"/>
        </w:rPr>
        <w:t xml:space="preserve">where </w:t>
      </w:r>
      <w:r>
        <w:rPr>
          <w:rFonts w:ascii="Calibri" w:hAnsi="Calibri" w:eastAsia="Calibri" w:cs="Calibri"/>
          <w:b w:val="0"/>
          <w:i/>
          <w:u w:val="none"/>
        </w:rPr>
        <w:t>Q</w:t>
      </w:r>
      <w:r>
        <w:rPr>
          <w:rFonts w:ascii="Calibri" w:hAnsi="Calibri" w:eastAsia="Calibri" w:cs="Calibri"/>
          <w:b w:val="0"/>
          <w:i w:val="0"/>
          <w:u w:val="none"/>
        </w:rPr>
        <w:t xml:space="preserve"> is balls produced per hour. The Balding managers are thinking about investment in a new technology. Total costs would then be given by:</w:t>
      </w:r>
    </w:p>
    <w:p>
      <w:pPr>
        <w:spacing w:before="40" w:after="80"/>
      </w:pPr>
      <m:oMathPara>
        <m:oMath>
          <m:sSub>
            <m:sSubPr>
              <m:ctrlPr>
                <w:rPr>
                  <w:rFonts w:ascii="Cambria Math" w:hAnsi="Cambria Math"/>
                  <w:i/>
                </w:rPr>
              </m:ctrlPr>
            </m:sSubPr>
            <m:e>
              <m:r>
                <m:rPr>
                  <m:sty m:val="p"/>
                </m:rPr>
                <w:rPr>
                  <w:rFonts w:ascii="Cambria Math" w:hAnsi="Cambria Math"/>
                </w:rPr>
                <m:t xml:space="preserve">TC</m:t>
              </m:r>
            </m:e>
            <m:sub>
              <m:r>
                <w:rPr>
                  <w:rFonts w:ascii="Cambria Math" w:hAnsi="Cambria Math"/>
                </w:rPr>
                <m:t xml:space="preserve">N</m:t>
              </m:r>
            </m:sub>
          </m:sSub>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0.1</m:t>
          </m:r>
          <m:sSup>
            <m:sSupPr>
              <m:ctrlPr>
                <w:rPr>
                  <w:rFonts w:ascii="Cambria Math" w:hAnsi="Cambria Math"/>
                  <w:i/>
                </w:rPr>
              </m:ctrlPr>
            </m:sSupPr>
            <m:e>
              <m:r>
                <w:rPr>
                  <w:rFonts w:ascii="Cambria Math" w:hAnsi="Cambria Math"/>
                </w:rPr>
                <m:t xml:space="preserve">Q</m:t>
              </m:r>
            </m:e>
            <m:sup>
              <m:r>
                <m:rPr>
                  <m:sty m:val="p"/>
                </m:rPr>
                <w:rPr>
                  <w:rFonts w:ascii="Cambria Math" w:hAnsi="Cambria Math"/>
                </w:rPr>
                <m:t xml:space="preserve">2</m:t>
              </m:r>
            </m:sup>
          </m:sSup>
        </m:oMath>
      </m:oMathPara>
    </w:p>
    <w:p>
      <w:pPr>
        <w:spacing w:before="0" w:after="180"/>
        <w:jc w:val="both"/>
      </w:pPr>
      <w:r>
        <w:rPr>
          <w:rFonts w:ascii="Calibri" w:hAnsi="Calibri" w:eastAsia="Calibri" w:cs="Calibri"/>
          <w:b w:val="0"/>
          <w:i w:val="0"/>
          <w:sz w:val="22"/>
          <w:u w:val="none"/>
        </w:rPr>
        <w:t>Balding is producing for the low-quality end of the market, and its basketballs are undifferentiated. This market is perfectly competitive and the typical market price for a ball is $10.</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Under the old technology, what is the profit-maximizing output of Balding? What are profits at this output? Please explain how you obtained the profit-maximizing output and why following those steps makes sense. Here we want to know if you understand the concepts you apply, so avoid just solving a formula.</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(3 points)  </w:t>
      </w:r>
      <w:r>
        <w:rPr>
          <w:rFonts w:ascii="Calibri" w:hAnsi="Calibri" w:eastAsia="Calibri" w:cs="Calibri"/>
          <w:b w:val="0"/>
          <w:i w:val="0"/>
          <w:u w:val="none"/>
        </w:rPr>
        <w:t>Illustrate your answer to (a) graphically. Show the point at which profit is maximized under the old technology, and the area representing the profits at the profit-maximizing output. You do not need to plot the exact functions; an illustration is fine. Just make sure to include all the relevant curves and to get their shape right.</w:t>
      </w:r>
      <w:r>
        <w:rPr>
          <w:rFonts w:ascii="Calibri" w:hAnsi="Calibri" w:eastAsia="Calibri" w:cs="Calibri"/>
          <w:b w:val="0"/>
          <w:i/>
          <w:u w:val="none"/>
        </w:rPr>
        <w:t xml:space="preserve">  You may use AI tools to produce graphs.</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If Balding cannot avoid paying the fixed cost of the old technology, should it continue to produce basketballs?</w:t>
      </w:r>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If Balding operated only the new technology, what would be the optimal output, and what would be its profits?</w:t>
      </w:r>
    </w:p>
    <w:p>
      <w:pPr>
        <w:spacing w:before="120" w:after="60"/>
        <w:ind w:left="432" w:hanging="432"/>
        <w:jc w:val="both"/>
      </w:pPr>
      <w:r>
        <w:rPr>
          <w:rFonts w:ascii="Calibri" w:hAnsi="Calibri" w:eastAsia="Calibri" w:cs="Calibri"/>
          <w:b/>
          <w:i w:val="0"/>
          <w:color w:val="0B2B4E"/>
          <w:sz w:val="22"/>
          <w:u w:val="none"/>
        </w:rPr>
        <w:t xml:space="preserve">(e)  </w:t>
      </w:r>
      <w:r>
        <w:rPr>
          <w:rFonts w:ascii="Calibri" w:hAnsi="Calibri" w:eastAsia="Calibri" w:cs="Calibri"/>
          <w:b/>
          <w:i w:val="0"/>
          <w:color w:val="E09F3E"/>
          <w:sz w:val="21"/>
          <w:u w:val="none"/>
        </w:rPr>
        <w:t xml:space="preserve">(3 points)  </w:t>
      </w:r>
      <w:r>
        <w:rPr>
          <w:rFonts w:ascii="Calibri" w:hAnsi="Calibri" w:eastAsia="Calibri" w:cs="Calibri"/>
          <w:b w:val="0"/>
          <w:i w:val="0"/>
          <w:u w:val="none"/>
        </w:rPr>
        <w:t>Illustrate your answer to (d) graphically. Show the point at which profit is maximized under the new technology, and the area representing the profits at the profit-maximizing output. You do not need to plot the exact functions; an illustration is fine. Just make sure to include all the relevant curves and to get their shape right.</w:t>
      </w:r>
      <w:r>
        <w:rPr>
          <w:rFonts w:ascii="Calibri" w:hAnsi="Calibri" w:eastAsia="Calibri" w:cs="Calibri"/>
          <w:b w:val="0"/>
          <w:i/>
          <w:u w:val="none"/>
        </w:rPr>
        <w:t xml:space="preserve">  You may use AI tools to produce graphs.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5.  Taxing Sugary Drinks</w:t>
      </w:r>
      <w:r>
        <w:rPr>
          <w:rFonts w:ascii="Calibri" w:hAnsi="Calibri" w:eastAsia="Calibri" w:cs="Calibri"/>
          <w:b w:val="0"/>
          <w:i w:val="0"/>
          <w:u w:val="none"/>
        </w:rPr>
        <w:tab/>
      </w:r>
      <w:r>
        <w:rPr>
          <w:rFonts w:ascii="Calibri" w:hAnsi="Calibri" w:eastAsia="Calibri" w:cs="Calibri"/>
          <w:b/>
          <w:i w:val="0"/>
          <w:color w:val="E09F3E"/>
          <w:sz w:val="22"/>
          <w:u w:val="none"/>
        </w:rPr>
        <w:t>(25 points)</w:t>
      </w:r>
    </w:p>
    <w:p>
      <w:pPr>
        <w:keepNext/>
        <w:spacing w:before="0" w:after="100"/>
      </w:pPr>
      <w:r>
        <w:rPr>
          <w:rFonts w:ascii="Calibri" w:hAnsi="Calibri" w:eastAsia="Calibri" w:cs="Calibri"/>
          <w:b w:val="0"/>
          <w:i/>
          <w:color w:val="555B66"/>
          <w:sz w:val="19"/>
          <w:u w:val="none"/>
        </w:rPr>
        <w:t>Draws on:  Module 4 – Market Distortions and Regulations (taxes, tax incidence);  Externalities</w:t>
      </w:r>
    </w:p>
    <w:p>
      <w:pPr>
        <w:spacing w:before="0" w:after="180"/>
        <w:jc w:val="both"/>
      </w:pPr>
      <w:r>
        <w:rPr>
          <w:rFonts w:ascii="Calibri" w:hAnsi="Calibri" w:eastAsia="Calibri" w:cs="Calibri"/>
          <w:b w:val="0"/>
          <w:i w:val="0"/>
          <w:sz w:val="22"/>
          <w:u w:val="none"/>
        </w:rPr>
        <w:t>You are working in the campaign team of the governor of California. The governor would like to implement a tax on sugary drinks. You are asked the following:</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 xml:space="preserve">What should be the amount of the tax (per ounce)? Try your best to make a recommendation. There is no right or wrong answer. We want to evaluate your reasoning based on the economic concepts learned in class. If you want more background on taxing sugary drinks you can have a look at </w:t>
      </w:r>
      <w:hyperlink r:id="rId10">
        <w:r>
          <w:rPr>
            <w:rFonts w:ascii="Calibri" w:hAnsi="Calibri" w:eastAsia="Calibri" w:cs="Calibri"/>
            <w:b w:val="0"/>
            <w:i w:val="0"/>
            <w:color w:val="1F5AA8"/>
            <w:sz w:val="22"/>
            <w:u w:val="single"/>
          </w:rPr>
          <w:t>this article</w:t>
        </w:r>
      </w:hyperlink>
      <w:r>
        <w:rPr>
          <w:rFonts w:ascii="Calibri" w:hAnsi="Calibri" w:eastAsia="Calibri" w:cs="Calibri"/>
          <w:b w:val="0"/>
          <w:i w:val="0"/>
          <w:u w:val="none"/>
        </w:rPr>
        <w:t>. You are encouraged to use your own experience/knowledge or use other references to (online) sources.</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Assume that the tax is levied on producers. How will the tax affect the equilibrium price of sugary drinks on the market? Illustrate your answer using a supply demand graph.</w:t>
      </w:r>
      <w:r>
        <w:rPr>
          <w:rFonts w:ascii="Calibri" w:hAnsi="Calibri" w:eastAsia="Calibri" w:cs="Calibri"/>
          <w:b w:val="0"/>
          <w:i/>
          <w:u w:val="none"/>
        </w:rPr>
        <w:t xml:space="preserve">  You may use AI tools to produce graphs.</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Who is more likely to bear the burden of the tax (and have the highest probability to vote for the governor’s opponent in the next elections)? How would your answer change if the tax is levied on consumers instead?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b w:val="0"/>
        <w:i w:val="0"/>
        <w:color w:val="555B66"/>
        <w:sz w:val="18"/>
        <w:u w:val="none"/>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bs.org/newshour/economy/making-sense/how-taxing-sugary-drinks-affects-a-communitys-health-and-ec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