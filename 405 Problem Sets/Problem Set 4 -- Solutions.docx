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4 – Solutions</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5 and 6</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1.  Maguire Alarm Company</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5 – Monopoly;  Module 6 – Complex Pricing (the Lerner Index)</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Profits are total revenue minus total cost, so we need both. From the demand function at </w:t>
      </w:r>
      <m:oMath>
        <m:r>
          <w:rPr>
            <w:rFonts w:ascii="Cambria Math" w:hAnsi="Cambria Math"/>
          </w:rPr>
          <m:t xml:space="preserve">P</m:t>
        </m:r>
        <m:r>
          <w:rPr>
            <w:rFonts w:ascii="Cambria Math" w:hAnsi="Cambria Math"/>
          </w:rPr>
          <m:t xml:space="preserve">=</m:t>
        </m:r>
        <m:r>
          <w:rPr>
            <w:rFonts w:ascii="Cambria Math" w:hAnsi="Cambria Math"/>
          </w:rPr>
          <m:t xml:space="preserve">2,000</m:t>
        </m:r>
      </m:oMath>
      <w:r>
        <w:rPr>
          <w:rFonts w:ascii="Calibri" w:hAnsi="Calibri" w:eastAsia="Calibri" w:cs="Calibri"/>
          <w:b w:val="0"/>
          <w:i w:val="0"/>
          <w:u w:val="none"/>
        </w:rPr>
        <w:t>:</w:t>
      </w:r>
    </w:p>
    <w:p>
      <w:pPr>
        <w:spacing w:before="60" w:after="80"/>
      </w:pPr>
      <m:oMathPara>
        <m:oMath>
          <m:r>
            <w:rPr>
              <w:rFonts w:ascii="Cambria Math" w:hAnsi="Cambria Math"/>
            </w:rPr>
            <m:t xml:space="preserve">Q</m:t>
          </m:r>
          <m:r>
            <w:rPr>
              <w:rFonts w:ascii="Cambria Math" w:hAnsi="Cambria Math"/>
            </w:rPr>
            <m:t xml:space="preserve">=</m:t>
          </m:r>
          <m:r>
            <w:rPr>
              <w:rFonts w:ascii="Cambria Math" w:hAnsi="Cambria Math"/>
            </w:rPr>
            <m:t xml:space="preserve">4,500</m:t>
          </m:r>
          <m:r>
            <w:rPr>
              <w:rFonts w:ascii="Cambria Math" w:hAnsi="Cambria Math"/>
            </w:rPr>
            <m:t xml:space="preserve">−</m:t>
          </m:r>
          <m:r>
            <w:rPr>
              <w:rFonts w:ascii="Cambria Math" w:hAnsi="Cambria Math"/>
            </w:rPr>
            <m:t xml:space="preserve">2,000</m:t>
          </m:r>
          <m:r>
            <w:rPr>
              <w:rFonts w:ascii="Cambria Math" w:hAnsi="Cambria Math"/>
            </w:rPr>
            <m:t xml:space="preserve">=</m:t>
          </m:r>
          <m:r>
            <w:rPr>
              <w:rFonts w:ascii="Cambria Math" w:hAnsi="Cambria Math"/>
            </w:rPr>
            <m:t xml:space="preserve">2,500</m:t>
          </m:r>
        </m:oMath>
      </m:oMathPara>
    </w:p>
    <w:p>
      <w:pPr>
        <w:spacing w:before="40" w:after="8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2,000</m:t>
          </m:r>
          <m:r>
            <w:rPr>
              <w:rFonts w:ascii="Cambria Math" w:hAnsi="Cambria Math"/>
            </w:rPr>
            <m:t xml:space="preserve">×</m:t>
          </m:r>
          <m:r>
            <w:rPr>
              <w:rFonts w:ascii="Cambria Math" w:hAnsi="Cambria Math"/>
            </w:rPr>
            <m:t xml:space="preserve">2,500</m:t>
          </m:r>
          <m:r>
            <w:rPr>
              <w:rFonts w:ascii="Cambria Math" w:hAnsi="Cambria Math"/>
            </w:rPr>
            <m:t xml:space="preserve">=</m:t>
          </m:r>
          <m:r>
            <w:rPr>
              <w:rFonts w:ascii="Cambria Math" w:hAnsi="Cambria Math"/>
            </w:rPr>
            <m:t xml:space="preserve">5,000,000</m:t>
          </m:r>
        </m:oMath>
      </m:oMathPara>
    </w:p>
    <w:p>
      <w:pPr>
        <w:spacing w:before="40" w:after="80"/>
      </w:pPr>
      <m:oMathPara>
        <m:oMath>
          <m:r>
            <m:rPr>
              <m:sty m:val="p"/>
            </m:rPr>
            <w:rPr>
              <w:rFonts w:ascii="Cambria Math" w:hAnsi="Cambria Math"/>
            </w:rPr>
            <m:t xml:space="preserve">TC</m:t>
          </m:r>
          <m:r>
            <w:rPr>
              <w:rFonts w:ascii="Cambria Math" w:hAnsi="Cambria Math"/>
            </w:rPr>
            <m:t xml:space="preserve">=</m:t>
          </m:r>
          <m:r>
            <w:rPr>
              <w:rFonts w:ascii="Cambria Math" w:hAnsi="Cambria Math"/>
            </w:rPr>
            <m:t xml:space="preserve">150,000</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2,500</m:t>
          </m:r>
          <m:r>
            <w:rPr>
              <w:rFonts w:ascii="Cambria Math" w:hAnsi="Cambria Math"/>
            </w:rPr>
            <m:t xml:space="preserve">=</m:t>
          </m:r>
          <m:r>
            <w:rPr>
              <w:rFonts w:ascii="Cambria Math" w:hAnsi="Cambria Math"/>
            </w:rPr>
            <m:t xml:space="preserve">1,150,000</m:t>
          </m:r>
        </m:oMath>
      </m:oMathPara>
    </w:p>
    <w:p>
      <w:pPr>
        <w:spacing w:before="80" w:after="160"/>
      </w:pPr>
      <m:oMathPara>
        <m:oMath>
          <m:r>
            <w:rPr>
              <w:rFonts w:ascii="Cambria Math" w:hAnsi="Cambria Math"/>
              <w:color w:val="C00000"/>
            </w:rPr>
            <m:t xml:space="preserve">π</m:t>
          </m:r>
          <m:r>
            <w:rPr>
              <w:rFonts w:ascii="Cambria Math" w:hAnsi="Cambria Math"/>
              <w:color w:val="C00000"/>
            </w:rPr>
            <m:t xml:space="preserve">=</m:t>
          </m:r>
          <m:r>
            <w:rPr>
              <w:rFonts w:ascii="Cambria Math" w:hAnsi="Cambria Math"/>
              <w:color w:val="C00000"/>
            </w:rPr>
            <m:t xml:space="preserve">5,000,000</m:t>
          </m:r>
          <m:r>
            <w:rPr>
              <w:rFonts w:ascii="Cambria Math" w:hAnsi="Cambria Math"/>
              <w:color w:val="C00000"/>
            </w:rPr>
            <m:t xml:space="preserve">−</m:t>
          </m:r>
          <m:r>
            <w:rPr>
              <w:rFonts w:ascii="Cambria Math" w:hAnsi="Cambria Math"/>
              <w:color w:val="C00000"/>
            </w:rPr>
            <m:t xml:space="preserve">1,150,000</m:t>
          </m:r>
          <m:r>
            <w:rPr>
              <w:rFonts w:ascii="Cambria Math" w:hAnsi="Cambria Math"/>
              <w:color w:val="C00000"/>
            </w:rPr>
            <m:t xml:space="preserve">=</m:t>
          </m:r>
          <m:r>
            <w:rPr>
              <w:rFonts w:ascii="Cambria Math" w:hAnsi="Cambria Math"/>
              <w:color w:val="C00000"/>
            </w:rPr>
            <m:t xml:space="preserve">3,850,000</m:t>
          </m:r>
        </m:oMath>
      </m:oMathPara>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The own-price elasticity of demand is</w:t>
      </w:r>
    </w:p>
    <w:p>
      <w:pPr>
        <w:spacing w:before="60" w:after="80"/>
      </w:pPr>
      <m:oMathPara>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D</m:t>
              </m:r>
            </m:sub>
          </m:sSub>
          <m:r>
            <w:rPr>
              <w:rFonts w:ascii="Cambria Math" w:hAnsi="Cambria Math"/>
            </w:rPr>
            <m:t xml:space="preserve">=</m:t>
          </m:r>
          <m:f>
            <m:fPr>
              <m:ctrlPr>
                <w:rPr>
                  <w:rFonts w:ascii="Cambria Math" w:hAnsi="Cambria Math"/>
                  <w:i/>
                </w:rPr>
              </m:ctrlPr>
            </m:fPr>
            <m:num>
              <m:r>
                <m:rPr>
                  <m:sty m:val="p"/>
                </m:rPr>
                <w:rPr>
                  <w:rFonts w:ascii="Cambria Math" w:hAnsi="Cambria Math"/>
                </w:rPr>
                <m:t xml:space="preserve">d</m:t>
              </m:r>
              <m:r>
                <w:rPr>
                  <w:rFonts w:ascii="Cambria Math" w:hAnsi="Cambria Math"/>
                </w:rPr>
                <m:t xml:space="preserve">Q</m:t>
              </m:r>
            </m:num>
            <m:den>
              <m:r>
                <m:rPr>
                  <m:sty m:val="p"/>
                </m:rPr>
                <w:rPr>
                  <w:rFonts w:ascii="Cambria Math" w:hAnsi="Cambria Math"/>
                </w:rPr>
                <m:t xml:space="preserve">d</m:t>
              </m:r>
              <m:r>
                <w:rPr>
                  <w:rFonts w:ascii="Cambria Math" w:hAnsi="Cambria Math"/>
                </w:rPr>
                <m:t xml:space="preserve">P</m:t>
              </m:r>
            </m:den>
          </m:f>
          <m:r>
            <w:rPr>
              <w:rFonts w:ascii="Cambria Math" w:hAnsi="Cambria Math"/>
            </w:rPr>
            <m:t xml:space="preserve">×</m:t>
          </m:r>
          <m:f>
            <m:fPr>
              <m:ctrlPr>
                <w:rPr>
                  <w:rFonts w:ascii="Cambria Math" w:hAnsi="Cambria Math"/>
                  <w:i/>
                </w:rPr>
              </m:ctrlPr>
            </m:fPr>
            <m:num>
              <m:r>
                <w:rPr>
                  <w:rFonts w:ascii="Cambria Math" w:hAnsi="Cambria Math"/>
                </w:rPr>
                <m:t xml:space="preserve">P</m:t>
              </m:r>
            </m:num>
            <m:den>
              <m:r>
                <w:rPr>
                  <w:rFonts w:ascii="Cambria Math" w:hAnsi="Cambria Math"/>
                </w:rPr>
                <m:t xml:space="preserve">Q</m:t>
              </m:r>
            </m:den>
          </m:f>
        </m:oMath>
      </m:oMathPara>
    </w:p>
    <w:p>
      <w:pPr>
        <w:spacing w:before="0" w:after="180"/>
        <w:jc w:val="both"/>
      </w:pPr>
      <w:r>
        <w:rPr>
          <w:rFonts w:ascii="Calibri" w:hAnsi="Calibri" w:eastAsia="Calibri" w:cs="Calibri"/>
          <w:b w:val="0"/>
          <w:i w:val="0"/>
          <w:u w:val="none"/>
        </w:rPr>
        <w:t xml:space="preserve">From the demand equation the slope is </w:t>
      </w:r>
      <m:oMath>
        <m:f>
          <m:fPr>
            <m:ctrlPr>
              <w:rPr>
                <w:rFonts w:ascii="Cambria Math" w:hAnsi="Cambria Math"/>
                <w:i/>
              </w:rPr>
            </m:ctrlPr>
          </m:fPr>
          <m:num>
            <m:r>
              <m:rPr>
                <m:sty m:val="p"/>
              </m:rPr>
              <w:rPr>
                <w:rFonts w:ascii="Cambria Math" w:hAnsi="Cambria Math"/>
              </w:rPr>
              <m:t xml:space="preserve">d</m:t>
            </m:r>
            <m:r>
              <w:rPr>
                <w:rFonts w:ascii="Cambria Math" w:hAnsi="Cambria Math"/>
              </w:rPr>
              <m:t xml:space="preserve">Q</m:t>
            </m:r>
          </m:num>
          <m:den>
            <m:r>
              <m:rPr>
                <m:sty m:val="p"/>
              </m:rPr>
              <w:rPr>
                <w:rFonts w:ascii="Cambria Math" w:hAnsi="Cambria Math"/>
              </w:rPr>
              <m:t xml:space="preserve">d</m:t>
            </m:r>
            <m:r>
              <w:rPr>
                <w:rFonts w:ascii="Cambria Math" w:hAnsi="Cambria Math"/>
              </w:rPr>
              <m:t xml:space="preserve">P</m:t>
            </m:r>
          </m:den>
        </m:f>
        <m:r>
          <w:rPr>
            <w:rFonts w:ascii="Cambria Math" w:hAnsi="Cambria Math"/>
          </w:rPr>
          <m:t xml:space="preserve">=</m:t>
        </m:r>
        <m:r>
          <w:rPr>
            <w:rFonts w:ascii="Cambria Math" w:hAnsi="Cambria Math"/>
          </w:rPr>
          <m:t xml:space="preserve">−1</m:t>
        </m:r>
      </m:oMath>
      <w:r>
        <w:rPr>
          <w:rFonts w:ascii="Calibri" w:hAnsi="Calibri" w:eastAsia="Calibri" w:cs="Calibri"/>
          <w:b w:val="0"/>
          <w:i w:val="0"/>
          <w:u w:val="none"/>
        </w:rPr>
        <w:t xml:space="preserve">, and from part (a) we know that at </w:t>
      </w:r>
      <m:oMath>
        <m:r>
          <w:rPr>
            <w:rFonts w:ascii="Cambria Math" w:hAnsi="Cambria Math"/>
          </w:rPr>
          <m:t xml:space="preserve">P</m:t>
        </m:r>
        <m:r>
          <w:rPr>
            <w:rFonts w:ascii="Cambria Math" w:hAnsi="Cambria Math"/>
          </w:rPr>
          <m:t xml:space="preserve">=</m:t>
        </m:r>
        <m:r>
          <w:rPr>
            <w:rFonts w:ascii="Cambria Math" w:hAnsi="Cambria Math"/>
          </w:rPr>
          <m:t xml:space="preserve">2,000</m:t>
        </m:r>
      </m:oMath>
      <w:r>
        <w:rPr>
          <w:rFonts w:ascii="Calibri" w:hAnsi="Calibri" w:eastAsia="Calibri" w:cs="Calibri"/>
          <w:b w:val="0"/>
          <w:i w:val="0"/>
          <w:u w:val="none"/>
        </w:rPr>
        <w:t xml:space="preserve"> we have </w:t>
      </w:r>
      <m:oMath>
        <m:r>
          <w:rPr>
            <w:rFonts w:ascii="Cambria Math" w:hAnsi="Cambria Math"/>
          </w:rPr>
          <m:t xml:space="preserve">Q</m:t>
        </m:r>
        <m:r>
          <w:rPr>
            <w:rFonts w:ascii="Cambria Math" w:hAnsi="Cambria Math"/>
          </w:rPr>
          <m:t xml:space="preserve">=</m:t>
        </m:r>
        <m:r>
          <w:rPr>
            <w:rFonts w:ascii="Cambria Math" w:hAnsi="Cambria Math"/>
          </w:rPr>
          <m:t xml:space="preserve">2,500</m:t>
        </m:r>
      </m:oMath>
      <w:r>
        <w:rPr>
          <w:rFonts w:ascii="Calibri" w:hAnsi="Calibri" w:eastAsia="Calibri" w:cs="Calibri"/>
          <w:b w:val="0"/>
          <w:i w:val="0"/>
          <w:u w:val="none"/>
        </w:rPr>
        <w:t>. Hence:</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r>
            <w:rPr>
              <w:rFonts w:ascii="Cambria Math" w:hAnsi="Cambria Math"/>
              <w:color w:val="C00000"/>
            </w:rPr>
            <m:t xml:space="preserve">=</m:t>
          </m:r>
          <m:r>
            <w:rPr>
              <w:rFonts w:ascii="Cambria Math" w:hAnsi="Cambria Math"/>
              <w:color w:val="C00000"/>
            </w:rPr>
            <m:t xml:space="preserve">−1</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2,000</m:t>
              </m:r>
            </m:num>
            <m:den>
              <m:r>
                <w:rPr>
                  <w:rFonts w:ascii="Cambria Math" w:hAnsi="Cambria Math"/>
                  <w:color w:val="C00000"/>
                </w:rPr>
                <m:t xml:space="preserve">2,500</m:t>
              </m:r>
            </m:den>
          </m:f>
          <m:r>
            <w:rPr>
              <w:rFonts w:ascii="Cambria Math" w:hAnsi="Cambria Math"/>
              <w:color w:val="C00000"/>
            </w:rPr>
            <m:t xml:space="preserve">=</m:t>
          </m:r>
          <m:r>
            <w:rPr>
              <w:rFonts w:ascii="Cambria Math" w:hAnsi="Cambria Math"/>
              <w:color w:val="C00000"/>
            </w:rPr>
            <m:t xml:space="preserve">−0.8</m:t>
          </m:r>
        </m:oMath>
      </m:oMathPara>
    </w:p>
    <w:p>
      <w:pPr>
        <w:spacing w:before="0" w:after="180"/>
        <w:jc w:val="both"/>
      </w:pPr>
      <w:r>
        <w:rPr>
          <w:rFonts w:ascii="Calibri" w:hAnsi="Calibri" w:eastAsia="Calibri" w:cs="Calibri"/>
          <w:b w:val="0"/>
          <w:i w:val="0"/>
          <w:sz w:val="22"/>
          <w:u w:val="none"/>
        </w:rPr>
        <w:t>Demand is inelastic at the price of $2,000.</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To find the optimum we set MC = MR. Marginal cost comes straight from the cost function:</w:t>
      </w:r>
    </w:p>
    <w:p>
      <w:pPr>
        <w:spacing w:before="60" w:after="80"/>
      </w:pPr>
      <m:oMathPara>
        <m:oMath>
          <m:r>
            <m:rPr>
              <m:sty m:val="p"/>
            </m:rPr>
            <w:rPr>
              <w:rFonts w:ascii="Cambria Math" w:hAnsi="Cambria Math"/>
            </w:rPr>
            <m:t xml:space="preserve">MC</m:t>
          </m:r>
          <m:r>
            <w:rPr>
              <w:rFonts w:ascii="Cambria Math" w:hAnsi="Cambria Math"/>
            </w:rPr>
            <m:t xml:space="preserve">=</m:t>
          </m:r>
          <m:f>
            <m:fPr>
              <m:ctrlPr>
                <w:rPr>
                  <w:rFonts w:ascii="Cambria Math" w:hAnsi="Cambria Math"/>
                  <w:i/>
                </w:rPr>
              </m:ctrlPr>
            </m:fPr>
            <m:num>
              <m:r>
                <m:rPr>
                  <m:sty m:val="p"/>
                </m:rPr>
                <w:rPr>
                  <w:rFonts w:ascii="Cambria Math" w:hAnsi="Cambria Math"/>
                </w:rPr>
                <m:t xml:space="preserve">d</m:t>
              </m:r>
              <m:r>
                <m:rPr>
                  <m:sty m:val="p"/>
                </m:rPr>
                <w:rPr>
                  <w:rFonts w:ascii="Cambria Math" w:hAnsi="Cambria Math"/>
                </w:rPr>
                <m:t xml:space="preserve">TC</m:t>
              </m:r>
            </m:num>
            <m:den>
              <m:r>
                <m:rPr>
                  <m:sty m:val="p"/>
                </m:rPr>
                <w:rPr>
                  <w:rFonts w:ascii="Cambria Math" w:hAnsi="Cambria Math"/>
                </w:rPr>
                <m:t xml:space="preserve">d</m:t>
              </m:r>
              <m:r>
                <w:rPr>
                  <w:rFonts w:ascii="Cambria Math" w:hAnsi="Cambria Math"/>
                </w:rPr>
                <m:t xml:space="preserve">Q</m:t>
              </m:r>
            </m:den>
          </m:f>
          <m:r>
            <w:rPr>
              <w:rFonts w:ascii="Cambria Math" w:hAnsi="Cambria Math"/>
            </w:rPr>
            <m:t xml:space="preserve">=</m:t>
          </m:r>
          <m:r>
            <w:rPr>
              <w:rFonts w:ascii="Cambria Math" w:hAnsi="Cambria Math"/>
            </w:rPr>
            <m:t xml:space="preserve">400</m:t>
          </m:r>
        </m:oMath>
      </m:oMathPara>
    </w:p>
    <w:p>
      <w:pPr>
        <w:spacing w:before="0" w:after="40"/>
        <w:jc w:val="both"/>
      </w:pPr>
      <w:r>
        <w:rPr>
          <w:rFonts w:ascii="Calibri" w:hAnsi="Calibri" w:eastAsia="Calibri" w:cs="Calibri"/>
          <w:b w:val="0"/>
          <w:i w:val="0"/>
          <w:sz w:val="22"/>
          <w:u w:val="none"/>
        </w:rPr>
        <w:t>and we use the three-step method for marginal revenue:</w:t>
      </w:r>
    </w:p>
    <w:p>
      <w:pPr>
        <w:spacing w:before="40" w:after="60"/>
      </w:pPr>
      <m:oMathPara>
        <m:oMath>
          <m:r>
            <w:rPr>
              <w:rFonts w:ascii="Cambria Math" w:hAnsi="Cambria Math"/>
            </w:rPr>
            <m:t xml:space="preserve">P</m:t>
          </m:r>
          <m:r>
            <w:rPr>
              <w:rFonts w:ascii="Cambria Math" w:hAnsi="Cambria Math"/>
            </w:rPr>
            <m:t xml:space="preserve">=</m:t>
          </m:r>
          <m:r>
            <w:rPr>
              <w:rFonts w:ascii="Cambria Math" w:hAnsi="Cambria Math"/>
            </w:rPr>
            <m:t xml:space="preserve">4,500</m:t>
          </m:r>
          <m:r>
            <w:rPr>
              <w:rFonts w:ascii="Cambria Math" w:hAnsi="Cambria Math"/>
            </w:rPr>
            <m:t xml:space="preserve">−</m:t>
          </m:r>
          <m:r>
            <w:rPr>
              <w:rFonts w:ascii="Cambria Math" w:hAnsi="Cambria Math"/>
            </w:rPr>
            <m:t xml:space="preserve">Q</m:t>
          </m:r>
        </m:oMath>
      </m:oMathPara>
    </w:p>
    <w:p>
      <w:pPr>
        <w:spacing w:before="40" w:after="6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P</m:t>
          </m:r>
          <m:r>
            <w:rPr>
              <w:rFonts w:ascii="Cambria Math" w:hAnsi="Cambria Math"/>
            </w:rPr>
            <m:t xml:space="preserve">Q</m:t>
          </m:r>
          <m:r>
            <w:rPr>
              <w:rFonts w:ascii="Cambria Math" w:hAnsi="Cambria Math"/>
            </w:rPr>
            <m:t xml:space="preserve">=</m:t>
          </m:r>
          <m:r>
            <w:rPr>
              <w:rFonts w:ascii="Cambria Math" w:hAnsi="Cambria Math"/>
            </w:rPr>
            <m:t xml:space="preserve">4,500</m:t>
          </m:r>
          <m:r>
            <w:rPr>
              <w:rFonts w:ascii="Cambria Math" w:hAnsi="Cambria Math"/>
            </w:rPr>
            <m:t xml:space="preserve">Q</m:t>
          </m:r>
          <m:r>
            <w:rPr>
              <w:rFonts w:ascii="Cambria Math" w:hAnsi="Cambria Math"/>
            </w:rPr>
            <m:t xml:space="preserve">−</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40" w:after="100"/>
      </w:pPr>
      <m:oMathPara>
        <m:oMath>
          <m:r>
            <m:rPr>
              <m:sty m:val="p"/>
            </m:rPr>
            <w:rPr>
              <w:rFonts w:ascii="Cambria Math" w:hAnsi="Cambria Math"/>
            </w:rPr>
            <m:t xml:space="preserve">MR</m:t>
          </m:r>
          <m:r>
            <w:rPr>
              <w:rFonts w:ascii="Cambria Math" w:hAnsi="Cambria Math"/>
            </w:rPr>
            <m:t xml:space="preserve">=</m:t>
          </m:r>
          <m:f>
            <m:fPr>
              <m:ctrlPr>
                <w:rPr>
                  <w:rFonts w:ascii="Cambria Math" w:hAnsi="Cambria Math"/>
                  <w:i/>
                </w:rPr>
              </m:ctrlPr>
            </m:fPr>
            <m:num>
              <m:r>
                <m:rPr>
                  <m:sty m:val="p"/>
                </m:rPr>
                <w:rPr>
                  <w:rFonts w:ascii="Cambria Math" w:hAnsi="Cambria Math"/>
                </w:rPr>
                <m:t xml:space="preserve">d</m:t>
              </m:r>
              <m:r>
                <m:rPr>
                  <m:sty m:val="p"/>
                </m:rPr>
                <w:rPr>
                  <w:rFonts w:ascii="Cambria Math" w:hAnsi="Cambria Math"/>
                </w:rPr>
                <m:t xml:space="preserve">TR</m:t>
              </m:r>
            </m:num>
            <m:den>
              <m:r>
                <m:rPr>
                  <m:sty m:val="p"/>
                </m:rPr>
                <w:rPr>
                  <w:rFonts w:ascii="Cambria Math" w:hAnsi="Cambria Math"/>
                </w:rPr>
                <m:t xml:space="preserve">d</m:t>
              </m:r>
              <m:r>
                <w:rPr>
                  <w:rFonts w:ascii="Cambria Math" w:hAnsi="Cambria Math"/>
                </w:rPr>
                <m:t xml:space="preserve">Q</m:t>
              </m:r>
            </m:den>
          </m:f>
          <m:r>
            <w:rPr>
              <w:rFonts w:ascii="Cambria Math" w:hAnsi="Cambria Math"/>
            </w:rPr>
            <m:t xml:space="preserve">=</m:t>
          </m:r>
          <m:r>
            <w:rPr>
              <w:rFonts w:ascii="Cambria Math" w:hAnsi="Cambria Math"/>
            </w:rPr>
            <m:t xml:space="preserve">4,500</m:t>
          </m:r>
          <m:r>
            <w:rPr>
              <w:rFonts w:ascii="Cambria Math" w:hAnsi="Cambria Math"/>
            </w:rPr>
            <m:t xml:space="preserve">−</m:t>
          </m:r>
          <m:r>
            <w:rPr>
              <w:rFonts w:ascii="Cambria Math" w:hAnsi="Cambria Math"/>
            </w:rPr>
            <m:t xml:space="preserve">2</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Setting MC = MR:</w:t>
      </w:r>
    </w:p>
    <w:p>
      <w:pPr>
        <w:spacing w:before="40" w:after="80"/>
      </w:pPr>
      <m:oMathPara>
        <m:oMath>
          <m:r>
            <w:rPr>
              <w:rFonts w:ascii="Cambria Math" w:hAnsi="Cambria Math"/>
            </w:rPr>
            <m:t xml:space="preserve">400</m:t>
          </m:r>
          <m:r>
            <w:rPr>
              <w:rFonts w:ascii="Cambria Math" w:hAnsi="Cambria Math"/>
            </w:rPr>
            <m:t xml:space="preserve">=</m:t>
          </m:r>
          <m:r>
            <w:rPr>
              <w:rFonts w:ascii="Cambria Math" w:hAnsi="Cambria Math"/>
            </w:rPr>
            <m:t xml:space="preserve">4,500</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  ⇒  </m:t>
          </m:r>
          <m:r>
            <w:rPr>
              <w:rFonts w:ascii="Cambria Math" w:hAnsi="Cambria Math"/>
            </w:rPr>
            <m:t xml:space="preserve">Q</m:t>
          </m:r>
          <m:r>
            <w:rPr>
              <w:rFonts w:ascii="Cambria Math" w:hAnsi="Cambria Math"/>
            </w:rPr>
            <m:t xml:space="preserve">=</m:t>
          </m:r>
          <m:r>
            <w:rPr>
              <w:rFonts w:ascii="Cambria Math" w:hAnsi="Cambria Math"/>
            </w:rPr>
            <m:t xml:space="preserve">2,050</m:t>
          </m:r>
        </m:oMath>
      </m:oMathPara>
    </w:p>
    <w:p>
      <w:pPr>
        <w:spacing w:before="0" w:after="40"/>
        <w:jc w:val="both"/>
      </w:pPr>
      <w:r>
        <w:rPr>
          <w:rFonts w:ascii="Calibri" w:hAnsi="Calibri" w:eastAsia="Calibri" w:cs="Calibri"/>
          <w:b w:val="0"/>
          <w:i w:val="0"/>
          <w:sz w:val="22"/>
          <w:u w:val="none"/>
        </w:rPr>
        <w:t>and substituting back into the demand equation:</w:t>
      </w:r>
    </w:p>
    <w:p>
      <w:pPr>
        <w:spacing w:before="80" w:after="160"/>
      </w:pPr>
      <m:oMathPara>
        <m:oMath>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4,500</m:t>
          </m:r>
          <m:r>
            <w:rPr>
              <w:rFonts w:ascii="Cambria Math" w:hAnsi="Cambria Math"/>
              <w:color w:val="C00000"/>
            </w:rPr>
            <m:t xml:space="preserve">−</m:t>
          </m:r>
          <m:r>
            <w:rPr>
              <w:rFonts w:ascii="Cambria Math" w:hAnsi="Cambria Math"/>
              <w:color w:val="C00000"/>
            </w:rPr>
            <m:t xml:space="preserve">2,050</m:t>
          </m:r>
          <m:r>
            <w:rPr>
              <w:rFonts w:ascii="Cambria Math" w:hAnsi="Cambria Math"/>
              <w:color w:val="C00000"/>
            </w:rPr>
            <m:t xml:space="preserve">=</m:t>
          </m:r>
          <m:r>
            <w:rPr>
              <w:rFonts w:ascii="Cambria Math" w:hAnsi="Cambria Math"/>
              <w:color w:val="C00000"/>
            </w:rPr>
            <m:t xml:space="preserve">2,450</m:t>
          </m:r>
        </m:oMath>
      </m:oMathPara>
    </w:p>
    <w:p>
      <w:pPr>
        <w:spacing w:before="0" w:after="40"/>
        <w:jc w:val="both"/>
      </w:pPr>
      <w:r>
        <w:rPr>
          <w:rFonts w:ascii="Calibri" w:hAnsi="Calibri" w:eastAsia="Calibri" w:cs="Calibri"/>
          <w:b w:val="0"/>
          <w:i w:val="0"/>
          <w:sz w:val="22"/>
          <w:u w:val="none"/>
        </w:rPr>
        <w:t>Profits at the optimum:</w:t>
      </w:r>
    </w:p>
    <w:p>
      <w:pPr>
        <w:spacing w:before="40" w:after="6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2,450</m:t>
          </m:r>
          <m:r>
            <w:rPr>
              <w:rFonts w:ascii="Cambria Math" w:hAnsi="Cambria Math"/>
            </w:rPr>
            <m:t xml:space="preserve">×</m:t>
          </m:r>
          <m:r>
            <w:rPr>
              <w:rFonts w:ascii="Cambria Math" w:hAnsi="Cambria Math"/>
            </w:rPr>
            <m:t xml:space="preserve">2,050</m:t>
          </m:r>
          <m:r>
            <w:rPr>
              <w:rFonts w:ascii="Cambria Math" w:hAnsi="Cambria Math"/>
            </w:rPr>
            <m:t xml:space="preserve">=</m:t>
          </m:r>
          <m:r>
            <w:rPr>
              <w:rFonts w:ascii="Cambria Math" w:hAnsi="Cambria Math"/>
            </w:rPr>
            <m:t xml:space="preserve">5,022,500</m:t>
          </m:r>
        </m:oMath>
      </m:oMathPara>
    </w:p>
    <w:p>
      <w:pPr>
        <w:spacing w:before="40" w:after="80"/>
      </w:pPr>
      <m:oMathPara>
        <m:oMath>
          <m:r>
            <m:rPr>
              <m:sty m:val="p"/>
            </m:rPr>
            <w:rPr>
              <w:rFonts w:ascii="Cambria Math" w:hAnsi="Cambria Math"/>
            </w:rPr>
            <m:t xml:space="preserve">TC</m:t>
          </m:r>
          <m:r>
            <w:rPr>
              <w:rFonts w:ascii="Cambria Math" w:hAnsi="Cambria Math"/>
            </w:rPr>
            <m:t xml:space="preserve">=</m:t>
          </m:r>
          <m:r>
            <w:rPr>
              <w:rFonts w:ascii="Cambria Math" w:hAnsi="Cambria Math"/>
            </w:rPr>
            <m:t xml:space="preserve">150,000</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2,050</m:t>
          </m:r>
          <m:r>
            <w:rPr>
              <w:rFonts w:ascii="Cambria Math" w:hAnsi="Cambria Math"/>
            </w:rPr>
            <m:t xml:space="preserve">=</m:t>
          </m:r>
          <m:r>
            <w:rPr>
              <w:rFonts w:ascii="Cambria Math" w:hAnsi="Cambria Math"/>
            </w:rPr>
            <m:t xml:space="preserve">970,000</m:t>
          </m:r>
        </m:oMath>
      </m:oMathPara>
    </w:p>
    <w:p>
      <w:pPr>
        <w:spacing w:before="80" w:after="160"/>
      </w:pPr>
      <m:oMathPara>
        <m:oMath>
          <m:r>
            <w:rPr>
              <w:rFonts w:ascii="Cambria Math" w:hAnsi="Cambria Math"/>
              <w:color w:val="C00000"/>
            </w:rPr>
            <m:t xml:space="preserve">π</m:t>
          </m:r>
          <m:r>
            <w:rPr>
              <w:rFonts w:ascii="Cambria Math" w:hAnsi="Cambria Math"/>
              <w:color w:val="C00000"/>
            </w:rPr>
            <m:t xml:space="preserve">=</m:t>
          </m:r>
          <m:r>
            <w:rPr>
              <w:rFonts w:ascii="Cambria Math" w:hAnsi="Cambria Math"/>
              <w:color w:val="C00000"/>
            </w:rPr>
            <m:t xml:space="preserve">5,022,500</m:t>
          </m:r>
          <m:r>
            <w:rPr>
              <w:rFonts w:ascii="Cambria Math" w:hAnsi="Cambria Math"/>
              <w:color w:val="C00000"/>
            </w:rPr>
            <m:t xml:space="preserve">−</m:t>
          </m:r>
          <m:r>
            <w:rPr>
              <w:rFonts w:ascii="Cambria Math" w:hAnsi="Cambria Math"/>
              <w:color w:val="C00000"/>
            </w:rPr>
            <m:t xml:space="preserve">970,000</m:t>
          </m:r>
          <m:r>
            <w:rPr>
              <w:rFonts w:ascii="Cambria Math" w:hAnsi="Cambria Math"/>
              <w:color w:val="C00000"/>
            </w:rPr>
            <m:t xml:space="preserve">=</m:t>
          </m:r>
          <m:r>
            <w:rPr>
              <w:rFonts w:ascii="Cambria Math" w:hAnsi="Cambria Math"/>
              <w:color w:val="C00000"/>
            </w:rPr>
            <m:t xml:space="preserve">4,052,500</m:t>
          </m:r>
        </m:oMath>
      </m:oMathPara>
    </w:p>
    <w:p>
      <w:pPr>
        <w:spacing w:before="0" w:after="180"/>
        <w:jc w:val="both"/>
      </w:pPr>
      <w:r>
        <w:rPr>
          <w:rFonts w:ascii="Calibri" w:hAnsi="Calibri" w:eastAsia="Calibri" w:cs="Calibri"/>
          <w:b w:val="0"/>
          <w:i w:val="0"/>
          <w:u w:val="none"/>
        </w:rPr>
        <w:t xml:space="preserve">The elasticity at the optimum, with </w:t>
      </w:r>
      <m:oMath>
        <m:r>
          <w:rPr>
            <w:rFonts w:ascii="Cambria Math" w:hAnsi="Cambria Math"/>
          </w:rPr>
          <m:t xml:space="preserve">P</m:t>
        </m:r>
        <m:r>
          <w:rPr>
            <w:rFonts w:ascii="Cambria Math" w:hAnsi="Cambria Math"/>
          </w:rPr>
          <m:t xml:space="preserve">=</m:t>
        </m:r>
        <m:r>
          <w:rPr>
            <w:rFonts w:ascii="Cambria Math" w:hAnsi="Cambria Math"/>
          </w:rPr>
          <m:t xml:space="preserve">2,450</m:t>
        </m:r>
      </m:oMath>
      <w:r>
        <w:rPr>
          <w:rFonts w:ascii="Calibri" w:hAnsi="Calibri" w:eastAsia="Calibri" w:cs="Calibri"/>
          <w:b w:val="0"/>
          <w:i w:val="0"/>
          <w:u w:val="none"/>
        </w:rPr>
        <w:t xml:space="preserve"> and </w:t>
      </w:r>
      <m:oMath>
        <m:r>
          <w:rPr>
            <w:rFonts w:ascii="Cambria Math" w:hAnsi="Cambria Math"/>
          </w:rPr>
          <m:t xml:space="preserve">Q</m:t>
        </m:r>
        <m:r>
          <w:rPr>
            <w:rFonts w:ascii="Cambria Math" w:hAnsi="Cambria Math"/>
          </w:rPr>
          <m:t xml:space="preserve">=</m:t>
        </m:r>
        <m:r>
          <w:rPr>
            <w:rFonts w:ascii="Cambria Math" w:hAnsi="Cambria Math"/>
          </w:rPr>
          <m:t xml:space="preserve">2,050</m:t>
        </m:r>
      </m:oMath>
      <w:r>
        <w:rPr>
          <w:rFonts w:ascii="Calibri" w:hAnsi="Calibri" w:eastAsia="Calibri" w:cs="Calibri"/>
          <w:b w:val="0"/>
          <w:i w:val="0"/>
          <w:u w:val="none"/>
        </w:rPr>
        <w:t>:</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r>
            <w:rPr>
              <w:rFonts w:ascii="Cambria Math" w:hAnsi="Cambria Math"/>
              <w:color w:val="C00000"/>
            </w:rPr>
            <m:t xml:space="preserve">=</m:t>
          </m:r>
          <m:r>
            <w:rPr>
              <w:rFonts w:ascii="Cambria Math" w:hAnsi="Cambria Math"/>
              <w:color w:val="C00000"/>
            </w:rPr>
            <m:t xml:space="preserve">−1</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2,450</m:t>
              </m:r>
            </m:num>
            <m:den>
              <m:r>
                <w:rPr>
                  <w:rFonts w:ascii="Cambria Math" w:hAnsi="Cambria Math"/>
                  <w:color w:val="C00000"/>
                </w:rPr>
                <m:t xml:space="preserve">2,050</m:t>
              </m:r>
            </m:den>
          </m:f>
          <m:r>
            <w:rPr>
              <w:rFonts w:ascii="Cambria Math" w:hAnsi="Cambria Math"/>
              <w:color w:val="C00000"/>
            </w:rPr>
            <m:t xml:space="preserve">=</m:t>
          </m:r>
          <m:r>
            <w:rPr>
              <w:rFonts w:ascii="Cambria Math" w:hAnsi="Cambria Math"/>
              <w:color w:val="C00000"/>
            </w:rPr>
            <m:t xml:space="preserve">−1.195</m:t>
          </m:r>
        </m:oMath>
      </m:oMathPara>
    </w:p>
    <w:p>
      <w:pPr>
        <w:spacing w:before="0" w:after="180"/>
        <w:jc w:val="both"/>
      </w:pPr>
      <w:r>
        <w:rPr>
          <w:rFonts w:ascii="Calibri" w:hAnsi="Calibri" w:eastAsia="Calibri" w:cs="Calibri"/>
          <w:b w:val="0"/>
          <w:i w:val="0"/>
          <w:sz w:val="22"/>
          <w:u w:val="none"/>
        </w:rPr>
        <w:t>Demand is elastic at the optimal price. At the optimum, where MR = MC, the firm is on the elastic portion of the demand curve.</w:t>
      </w:r>
    </w:p>
    <w:p>
      <w:pPr>
        <w:spacing w:before="0" w:after="180"/>
        <w:jc w:val="both"/>
      </w:pPr>
      <w:ins w:id="900" w:author="Claude (proposed)" w:date="2026-09-06T00:00:00Z">
        <w:r>
          <w:rPr>
            <w:rFonts w:ascii="Calibri" w:hAnsi="Calibri" w:eastAsia="Calibri" w:cs="Calibri"/>
            <w:b w:val="0"/>
            <w:i w:val="0"/>
            <w:u w:val="none"/>
          </w:rPr>
          <w:t>This is worth putting next to part (b). At $2,000 demand was inelastic, and the profit-maximizing price turns out to be higher, at $2,450. That is the general result from Module 2: a firm on the inelastic part of its demand curve can raise both revenue and profit by raising its price, so an inelastic point can never be the optimum.</w:t>
        </w:r>
      </w:ins>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The Lerner Index is the share of the markup in the price:</w:t>
      </w:r>
    </w:p>
    <w:p>
      <w:pPr>
        <w:spacing w:before="80" w:after="160"/>
      </w:pPr>
      <m:oMathPara>
        <m:oMath>
          <m:r>
            <m:rPr>
              <m:sty m:val="p"/>
            </m:rPr>
            <w:rPr>
              <w:rFonts w:ascii="Cambria Math" w:hAnsi="Cambria Math"/>
              <w:color w:val="C00000"/>
            </w:rPr>
            <m:t xml:space="preserve">Lerner Index</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P</m:t>
              </m:r>
              <m:r>
                <w:rPr>
                  <w:rFonts w:ascii="Cambria Math" w:hAnsi="Cambria Math"/>
                  <w:color w:val="C00000"/>
                </w:rPr>
                <m:t xml:space="preserve">−</m:t>
              </m:r>
              <m:r>
                <m:rPr>
                  <m:sty m:val="p"/>
                </m:rPr>
                <w:rPr>
                  <w:rFonts w:ascii="Cambria Math" w:hAnsi="Cambria Math"/>
                  <w:color w:val="C00000"/>
                </w:rPr>
                <m:t xml:space="preserve">MC</m:t>
              </m:r>
            </m:num>
            <m:den>
              <m:r>
                <w:rPr>
                  <w:rFonts w:ascii="Cambria Math" w:hAnsi="Cambria Math"/>
                  <w:color w:val="C00000"/>
                </w:rPr>
                <m:t xml:space="preserve">P</m:t>
              </m:r>
            </m:den>
          </m:f>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2,450</m:t>
              </m:r>
              <m:r>
                <w:rPr>
                  <w:rFonts w:ascii="Cambria Math" w:hAnsi="Cambria Math"/>
                  <w:color w:val="C00000"/>
                </w:rPr>
                <m:t xml:space="preserve">−</m:t>
              </m:r>
              <m:r>
                <w:rPr>
                  <w:rFonts w:ascii="Cambria Math" w:hAnsi="Cambria Math"/>
                  <w:color w:val="C00000"/>
                </w:rPr>
                <m:t xml:space="preserve">400</m:t>
              </m:r>
            </m:num>
            <m:den>
              <m:r>
                <w:rPr>
                  <w:rFonts w:ascii="Cambria Math" w:hAnsi="Cambria Math"/>
                  <w:color w:val="C00000"/>
                </w:rPr>
                <m:t xml:space="preserve">2,450</m:t>
              </m:r>
            </m:den>
          </m:f>
          <m:r>
            <w:rPr>
              <w:rFonts w:ascii="Cambria Math" w:hAnsi="Cambria Math"/>
              <w:color w:val="C00000"/>
            </w:rPr>
            <m:t xml:space="preserve">=</m:t>
          </m:r>
          <m:r>
            <w:rPr>
              <w:rFonts w:ascii="Cambria Math" w:hAnsi="Cambria Math"/>
              <w:color w:val="C00000"/>
            </w:rPr>
            <m:t xml:space="preserve">0.837</m:t>
          </m:r>
        </m:oMath>
      </m:oMathPara>
    </w:p>
    <w:p>
      <w:pPr>
        <w:spacing w:before="0" w:after="180"/>
        <w:jc w:val="both"/>
      </w:pPr>
      <w:r>
        <w:rPr>
          <w:rFonts w:ascii="Calibri" w:hAnsi="Calibri" w:eastAsia="Calibri" w:cs="Calibri"/>
          <w:b w:val="0"/>
          <w:i w:val="0"/>
          <w:sz w:val="22"/>
          <w:u w:val="none"/>
        </w:rPr>
        <w:t>where the optimal price is $2,450 and MC = 400, both computed in (c). The share of markup in the profit-maximizing price is therefore 83.7%. We have seen in class that at the profit-maximizing P and Q this also equals one over the absolute elasticity:</w:t>
      </w:r>
    </w:p>
    <w:p>
      <w:pPr>
        <w:spacing w:before="80" w:after="160"/>
      </w:pPr>
      <m:oMathPara>
        <m:oMath>
          <m:f>
            <m:fPr>
              <m:ctrlPr>
                <w:rPr>
                  <w:rFonts w:ascii="Cambria Math" w:hAnsi="Cambria Math"/>
                  <w:color w:val="C00000"/>
                  <w:i/>
                </w:rPr>
              </m:ctrlPr>
            </m:fPr>
            <m:num>
              <m:r>
                <w:rPr>
                  <w:rFonts w:ascii="Cambria Math" w:hAnsi="Cambria Math"/>
                  <w:color w:val="C00000"/>
                </w:rPr>
                <m:t xml:space="preserve">P</m:t>
              </m:r>
              <m:r>
                <w:rPr>
                  <w:rFonts w:ascii="Cambria Math" w:hAnsi="Cambria Math"/>
                  <w:color w:val="C00000"/>
                </w:rPr>
                <m:t xml:space="preserve">−</m:t>
              </m:r>
              <m:r>
                <m:rPr>
                  <m:sty m:val="p"/>
                </m:rPr>
                <w:rPr>
                  <w:rFonts w:ascii="Cambria Math" w:hAnsi="Cambria Math"/>
                  <w:color w:val="C00000"/>
                </w:rPr>
                <m:t xml:space="preserve">MC</m:t>
              </m:r>
            </m:num>
            <m:den>
              <m:r>
                <w:rPr>
                  <w:rFonts w:ascii="Cambria Math" w:hAnsi="Cambria Math"/>
                  <w:color w:val="C00000"/>
                </w:rPr>
                <m:t xml:space="preserve">P</m:t>
              </m:r>
            </m:den>
          </m:f>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m:t>
              </m:r>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r>
                <w:rPr>
                  <w:rFonts w:ascii="Cambria Math" w:hAnsi="Cambria Math"/>
                  <w:color w:val="C00000"/>
                </w:rPr>
                <m:t xml:space="preserve">|</m:t>
              </m:r>
            </m:den>
          </m:f>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1.195</m:t>
              </m:r>
            </m:den>
          </m:f>
          <m:r>
            <w:rPr>
              <w:rFonts w:ascii="Cambria Math" w:hAnsi="Cambria Math"/>
              <w:color w:val="C00000"/>
            </w:rPr>
            <m:t xml:space="preserve">=</m:t>
          </m:r>
          <m:r>
            <w:rPr>
              <w:rFonts w:ascii="Cambria Math" w:hAnsi="Cambria Math"/>
              <w:color w:val="C00000"/>
            </w:rPr>
            <m:t xml:space="preserve">0.837</m:t>
          </m:r>
        </m:oMath>
      </m:oMathPara>
    </w:p>
    <w:p>
      <w:pPr>
        <w:spacing w:before="0" w:after="180"/>
        <w:jc w:val="both"/>
      </w:pPr>
      <w:r>
        <w:rPr>
          <w:rFonts w:ascii="Calibri" w:hAnsi="Calibri" w:eastAsia="Calibri" w:cs="Calibri"/>
          <w:b w:val="0"/>
          <w:i w:val="0"/>
          <w:sz w:val="22"/>
          <w:u w:val="none"/>
        </w:rPr>
        <w:t>which confirms the calculation above.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Dayna’s Doorstops</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5 – Monopoly;  Module 4 – consumer surplus, producer surplus and deadweight loss</w:t>
      </w:r>
    </w:p>
    <w:p>
      <w:pPr>
        <w:spacing w:before="0" w:after="180"/>
        <w:jc w:val="both"/>
      </w:pPr>
      <w:r>
        <w:rPr>
          <w:rFonts w:ascii="Calibri" w:hAnsi="Calibri" w:eastAsia="Calibri" w:cs="Calibri"/>
          <w:b w:val="0"/>
          <w:i w:val="0"/>
          <w:u w:val="none"/>
        </w:rPr>
        <w:t xml:space="preserve">Dayna’s Doorstops, Inc. (DD) is a monopolist in the doorstop industry. Its total cost is </w:t>
      </w:r>
      <w:del w:id="901" w:author="Claude (proposed)" w:date="2026-09-06T00:00:00Z">
        <w:r>
          <w:rPr>
            <w:rFonts w:ascii="Calibri" w:hAnsi="Calibri" w:eastAsia="Calibri" w:cs="Calibri"/>
            <w:b w:val="0"/>
            <w:i w:val="0"/>
            <w:u w:val="none"/>
          </w:rPr>
          <w:delText>C</w:delText>
        </w:r>
      </w:del>
      <w:ins w:id="902" w:author="Claude (proposed)" w:date="2026-09-06T00:00:00Z">
        <w:r>
          <w:rPr>
            <w:rFonts w:ascii="Calibri" w:hAnsi="Calibri" w:eastAsia="Calibri" w:cs="Calibri"/>
            <w:b w:val="0"/>
            <w:i w:val="0"/>
            <w:u w:val="none"/>
          </w:rPr>
          <w:t>TC</w:t>
        </w:r>
      </w:ins>
      <w:r>
        <w:rPr>
          <w:rFonts w:ascii="Calibri" w:hAnsi="Calibri" w:eastAsia="Calibri" w:cs="Calibri"/>
          <w:b w:val="0"/>
          <w:i w:val="0"/>
          <w:u w:val="none"/>
        </w:rPr>
        <w:t xml:space="preserve"> = 100 − 5</w:t>
      </w:r>
      <w:r>
        <w:rPr>
          <w:rFonts w:ascii="Calibri" w:hAnsi="Calibri" w:eastAsia="Calibri" w:cs="Calibri"/>
          <w:b w:val="0"/>
          <w:i/>
          <w:u w:val="none"/>
        </w:rPr>
        <w:t>Q</w:t>
      </w:r>
      <w:r>
        <w:rPr>
          <w:rFonts w:ascii="Calibri" w:hAnsi="Calibri" w:eastAsia="Calibri" w:cs="Calibri"/>
          <w:b w:val="0"/>
          <w:i w:val="0"/>
          <w:u w:val="none"/>
        </w:rPr>
        <w:t xml:space="preserve"> + </w:t>
      </w:r>
      <w:r>
        <w:rPr>
          <w:rFonts w:ascii="Calibri" w:hAnsi="Calibri" w:eastAsia="Calibri" w:cs="Calibri"/>
          <w:b w:val="0"/>
          <w:i/>
          <w:u w:val="none"/>
        </w:rPr>
        <w:t>Q</w:t>
      </w:r>
      <w:r>
        <w:rPr>
          <w:rFonts w:ascii="Calibri" w:hAnsi="Calibri" w:eastAsia="Calibri" w:cs="Calibri"/>
          <w:b w:val="0"/>
          <w:i/>
          <w:u w:val="none"/>
          <w:vertAlign w:val="superscript"/>
        </w:rPr>
        <w:t>2</w:t>
      </w:r>
      <w:r>
        <w:rPr>
          <w:rFonts w:ascii="Calibri" w:hAnsi="Calibri" w:eastAsia="Calibri" w:cs="Calibri"/>
          <w:b w:val="0"/>
          <w:i w:val="0"/>
          <w:u w:val="none"/>
        </w:rPr>
        <w:t xml:space="preserve">, and demand is </w:t>
      </w:r>
      <w:r>
        <w:rPr>
          <w:rFonts w:ascii="Calibri" w:hAnsi="Calibri" w:eastAsia="Calibri" w:cs="Calibri"/>
          <w:b w:val="0"/>
          <w:i/>
          <w:u w:val="none"/>
        </w:rPr>
        <w:t>P</w:t>
      </w:r>
      <w:r>
        <w:rPr>
          <w:rFonts w:ascii="Calibri" w:hAnsi="Calibri" w:eastAsia="Calibri" w:cs="Calibri"/>
          <w:b w:val="0"/>
          <w:i w:val="0"/>
          <w:u w:val="none"/>
        </w:rPr>
        <w:t xml:space="preserve"> = 55 − 2</w:t>
      </w:r>
      <w:r>
        <w:rPr>
          <w:rFonts w:ascii="Calibri" w:hAnsi="Calibri" w:eastAsia="Calibri" w:cs="Calibri"/>
          <w:b w:val="0"/>
          <w:i/>
          <w:u w:val="none"/>
        </w:rPr>
        <w:t>Q</w:t>
      </w:r>
      <w:r>
        <w:rPr>
          <w:rFonts w:ascii="Calibri" w:hAnsi="Calibri" w:eastAsia="Calibri" w:cs="Calibri"/>
          <w:b w:val="0"/>
          <w:i w:val="0"/>
          <w:u w:val="none"/>
        </w:rPr>
        <w:t>.</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To find the optimal Q and P we set MR = MC. From total revenue:</w:t>
      </w:r>
    </w:p>
    <w:p>
      <w:pPr>
        <w:spacing w:before="60" w:after="6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55</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55</m:t>
          </m:r>
          <m:r>
            <w:rPr>
              <w:rFonts w:ascii="Cambria Math" w:hAnsi="Cambria Math"/>
            </w:rPr>
            <m:t xml:space="preserve">Q</m:t>
          </m:r>
          <m:r>
            <w:rPr>
              <w:rFonts w:ascii="Cambria Math" w:hAnsi="Cambria Math"/>
            </w:rPr>
            <m:t xml:space="preserve">−</m:t>
          </m:r>
          <m:r>
            <w:rPr>
              <w:rFonts w:ascii="Cambria Math" w:hAnsi="Cambria Math"/>
            </w:rPr>
            <m:t xml:space="preserve">2</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40" w:after="80"/>
      </w:pPr>
      <m:oMathPara>
        <m:oMath>
          <m:r>
            <m:rPr>
              <m:sty m:val="p"/>
            </m:rPr>
            <w:rPr>
              <w:rFonts w:ascii="Cambria Math" w:hAnsi="Cambria Math"/>
            </w:rPr>
            <m:t xml:space="preserve">MR</m:t>
          </m:r>
          <m:r>
            <w:rPr>
              <w:rFonts w:ascii="Cambria Math" w:hAnsi="Cambria Math"/>
            </w:rPr>
            <m:t xml:space="preserve">=</m:t>
          </m:r>
          <m:r>
            <w:rPr>
              <w:rFonts w:ascii="Cambria Math" w:hAnsi="Cambria Math"/>
            </w:rPr>
            <m:t xml:space="preserve">55</m:t>
          </m:r>
          <m:r>
            <w:rPr>
              <w:rFonts w:ascii="Cambria Math" w:hAnsi="Cambria Math"/>
            </w:rPr>
            <m:t xml:space="preserve">−</m:t>
          </m:r>
          <m:r>
            <w:rPr>
              <w:rFonts w:ascii="Cambria Math" w:hAnsi="Cambria Math"/>
            </w:rPr>
            <m:t xml:space="preserve">4</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and from total cost:</w:t>
      </w:r>
    </w:p>
    <w:p>
      <w:pPr>
        <w:spacing w:before="40" w:after="80"/>
      </w:pPr>
      <m:oMathPara>
        <m:oMath>
          <m:r>
            <m:rPr>
              <m:sty m:val="p"/>
            </m:rPr>
            <w:rPr>
              <w:rFonts w:ascii="Cambria Math" w:hAnsi="Cambria Math"/>
            </w:rPr>
            <m:t xml:space="preserve">MC</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5</m:t>
          </m:r>
        </m:oMath>
      </m:oMathPara>
    </w:p>
    <w:p>
      <w:pPr>
        <w:spacing w:before="0" w:after="40"/>
        <w:jc w:val="both"/>
      </w:pPr>
      <w:r>
        <w:rPr>
          <w:rFonts w:ascii="Calibri" w:hAnsi="Calibri" w:eastAsia="Calibri" w:cs="Calibri"/>
          <w:b w:val="0"/>
          <w:i w:val="0"/>
          <w:sz w:val="22"/>
          <w:u w:val="none"/>
        </w:rPr>
        <w:t>Setting them equal:</w:t>
      </w:r>
    </w:p>
    <w:p>
      <w:pPr>
        <w:spacing w:before="40" w:after="80"/>
      </w:pPr>
      <m:oMathPara>
        <m:oMath>
          <m:r>
            <w:rPr>
              <w:rFonts w:ascii="Cambria Math" w:hAnsi="Cambria Math"/>
            </w:rPr>
            <m:t xml:space="preserve">55</m:t>
          </m:r>
          <m:r>
            <w:rPr>
              <w:rFonts w:ascii="Cambria Math" w:hAnsi="Cambria Math"/>
            </w:rPr>
            <m:t xml:space="preserve">−</m:t>
          </m:r>
          <m:r>
            <w:rPr>
              <w:rFonts w:ascii="Cambria Math" w:hAnsi="Cambria Math"/>
            </w:rPr>
            <m:t xml:space="preserve">4</m:t>
          </m:r>
          <m:r>
            <w:rPr>
              <w:rFonts w:ascii="Cambria Math" w:hAnsi="Cambria Math"/>
            </w:rPr>
            <m:t xml:space="preserve">Q</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5</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monopoly</m:t>
              </m:r>
            </m:sub>
          </m:sSub>
          <m:r>
            <w:rPr>
              <w:rFonts w:ascii="Cambria Math" w:hAnsi="Cambria Math"/>
            </w:rPr>
            <m:t xml:space="preserve">=</m:t>
          </m:r>
          <m:r>
            <w:rPr>
              <w:rFonts w:ascii="Cambria Math" w:hAnsi="Cambria Math"/>
            </w:rPr>
            <m:t xml:space="preserve">10</m:t>
          </m:r>
        </m:oMath>
      </m:oMathPara>
    </w:p>
    <w:p>
      <w:pPr>
        <w:spacing w:before="80" w:after="160"/>
      </w:pPr>
      <m:oMathPara>
        <m:oMath>
          <m:sSub>
            <m:sSubPr>
              <m:ctrlPr>
                <w:rPr>
                  <w:rFonts w:ascii="Cambria Math" w:hAnsi="Cambria Math"/>
                  <w:color w:val="C00000"/>
                  <w:i/>
                </w:rPr>
              </m:ctrlPr>
            </m:sSubPr>
            <m:e>
              <m:r>
                <w:rPr>
                  <w:rFonts w:ascii="Cambria Math" w:hAnsi="Cambria Math"/>
                  <w:color w:val="C00000"/>
                </w:rPr>
                <m:t xml:space="preserve">P</m:t>
              </m:r>
            </m:e>
            <m:sub>
              <m:r>
                <m:rPr>
                  <m:sty m:val="p"/>
                </m:rPr>
                <w:rPr>
                  <w:rFonts w:ascii="Cambria Math" w:hAnsi="Cambria Math"/>
                  <w:color w:val="C00000"/>
                </w:rPr>
                <m:t xml:space="preserve">monopoly</m:t>
              </m:r>
            </m:sub>
          </m:sSub>
          <m:r>
            <w:rPr>
              <w:rFonts w:ascii="Cambria Math" w:hAnsi="Cambria Math"/>
              <w:color w:val="C00000"/>
            </w:rPr>
            <m:t xml:space="preserve">=</m:t>
          </m:r>
          <m:r>
            <w:rPr>
              <w:rFonts w:ascii="Cambria Math" w:hAnsi="Cambria Math"/>
              <w:color w:val="C00000"/>
            </w:rPr>
            <m:t xml:space="preserve">55</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10</m:t>
          </m:r>
          <m:r>
            <w:rPr>
              <w:rFonts w:ascii="Cambria Math" w:hAnsi="Cambria Math"/>
              <w:color w:val="C00000"/>
            </w:rPr>
            <m:t xml:space="preserve">=</m:t>
          </m:r>
          <m:r>
            <w:rPr>
              <w:rFonts w:ascii="Cambria Math" w:hAnsi="Cambria Math"/>
              <w:color w:val="C00000"/>
            </w:rPr>
            <m:t xml:space="preserve">35</m:t>
          </m:r>
        </m:oMath>
      </m:oMathPara>
    </w:p>
    <w:p>
      <w:pPr>
        <w:spacing w:before="0" w:after="40"/>
        <w:jc w:val="both"/>
      </w:pPr>
      <w:r>
        <w:rPr>
          <w:rFonts w:ascii="Calibri" w:hAnsi="Calibri" w:eastAsia="Calibri" w:cs="Calibri"/>
          <w:b w:val="0"/>
          <w:i w:val="0"/>
          <w:sz w:val="22"/>
          <w:u w:val="none"/>
        </w:rPr>
        <w:t>Profits for the monopolist are:</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monopoly</m:t>
              </m:r>
            </m:sub>
          </m:sSub>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35</m:t>
          </m:r>
          <m:r>
            <w:rPr>
              <w:rFonts w:ascii="Cambria Math" w:hAnsi="Cambria Math"/>
              <w:color w:val="C00000"/>
            </w:rPr>
            <m:t xml:space="preserve">×</m:t>
          </m:r>
          <m:r>
            <w:rPr>
              <w:rFonts w:ascii="Cambria Math" w:hAnsi="Cambria Math"/>
              <w:color w:val="C00000"/>
            </w:rPr>
            <m:t xml:space="preserve">10</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100</m:t>
          </m:r>
          <m:r>
            <w:rPr>
              <w:rFonts w:ascii="Cambria Math" w:hAnsi="Cambria Math"/>
              <w:color w:val="C00000"/>
            </w:rPr>
            <m:t xml:space="preserve">−</m:t>
          </m:r>
          <m:r>
            <w:rPr>
              <w:rFonts w:ascii="Cambria Math" w:hAnsi="Cambria Math"/>
              <w:color w:val="C00000"/>
            </w:rPr>
            <m:t xml:space="preserve">50</m:t>
          </m:r>
          <m:r>
            <w:rPr>
              <w:rFonts w:ascii="Cambria Math" w:hAnsi="Cambria Math"/>
              <w:color w:val="C00000"/>
            </w:rPr>
            <m:t xml:space="preserve">+</m:t>
          </m:r>
          <m:r>
            <w:rPr>
              <w:rFonts w:ascii="Cambria Math" w:hAnsi="Cambria Math"/>
              <w:color w:val="C00000"/>
            </w:rPr>
            <m:t xml:space="preserve">100</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200</m:t>
          </m:r>
        </m:oMath>
      </m:oMathPara>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If DD acts as a perfect competitor it sets MC = P:</w:t>
      </w:r>
    </w:p>
    <w:p>
      <w:pPr>
        <w:spacing w:before="60" w:after="80"/>
      </w:pPr>
      <m:oMathPara>
        <m:oMath>
          <m:r>
            <w:rPr>
              <w:rFonts w:ascii="Cambria Math" w:hAnsi="Cambria Math"/>
            </w:rPr>
            <m:t xml:space="preserve">2</m:t>
          </m:r>
          <m:r>
            <w:rPr>
              <w:rFonts w:ascii="Cambria Math" w:hAnsi="Cambria Math"/>
            </w:rPr>
            <m:t xml:space="preserve">Q</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55</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comp</m:t>
              </m:r>
            </m:sub>
          </m:sSub>
          <m:r>
            <w:rPr>
              <w:rFonts w:ascii="Cambria Math" w:hAnsi="Cambria Math"/>
            </w:rPr>
            <m:t xml:space="preserve">=</m:t>
          </m:r>
          <m:r>
            <w:rPr>
              <w:rFonts w:ascii="Cambria Math" w:hAnsi="Cambria Math"/>
            </w:rPr>
            <m:t xml:space="preserve">15</m:t>
          </m:r>
        </m:oMath>
      </m:oMathPara>
    </w:p>
    <w:p>
      <w:pPr>
        <w:spacing w:before="80" w:after="160"/>
      </w:pPr>
      <m:oMathPara>
        <m:oMath>
          <m:sSub>
            <m:sSubPr>
              <m:ctrlPr>
                <w:rPr>
                  <w:rFonts w:ascii="Cambria Math" w:hAnsi="Cambria Math"/>
                  <w:color w:val="C00000"/>
                  <w:i/>
                </w:rPr>
              </m:ctrlPr>
            </m:sSubPr>
            <m:e>
              <m:r>
                <w:rPr>
                  <w:rFonts w:ascii="Cambria Math" w:hAnsi="Cambria Math"/>
                  <w:color w:val="C00000"/>
                </w:rPr>
                <m:t xml:space="preserve">P</m:t>
              </m:r>
            </m:e>
            <m:sub>
              <m:r>
                <m:rPr>
                  <m:sty m:val="p"/>
                </m:rPr>
                <w:rPr>
                  <w:rFonts w:ascii="Cambria Math" w:hAnsi="Cambria Math"/>
                  <w:color w:val="C00000"/>
                </w:rPr>
                <m:t xml:space="preserve">comp</m:t>
              </m:r>
            </m:sub>
          </m:sSub>
          <m:r>
            <w:rPr>
              <w:rFonts w:ascii="Cambria Math" w:hAnsi="Cambria Math"/>
              <w:color w:val="C00000"/>
            </w:rPr>
            <m:t xml:space="preserve">=</m:t>
          </m:r>
          <m:r>
            <w:rPr>
              <w:rFonts w:ascii="Cambria Math" w:hAnsi="Cambria Math"/>
              <w:color w:val="C00000"/>
            </w:rPr>
            <m:t xml:space="preserve">55</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15</m:t>
          </m:r>
          <m:r>
            <w:rPr>
              <w:rFonts w:ascii="Cambria Math" w:hAnsi="Cambria Math"/>
              <w:color w:val="C00000"/>
            </w:rPr>
            <m:t xml:space="preserve">=</m:t>
          </m:r>
          <m:r>
            <w:rPr>
              <w:rFonts w:ascii="Cambria Math" w:hAnsi="Cambria Math"/>
              <w:color w:val="C00000"/>
            </w:rPr>
            <m:t xml:space="preserve">25</m:t>
          </m:r>
        </m:oMath>
      </m:oMathPara>
    </w:p>
    <w:p>
      <w:pPr>
        <w:spacing w:before="0" w:after="40"/>
        <w:jc w:val="both"/>
      </w:pPr>
      <w:r>
        <w:rPr>
          <w:rFonts w:ascii="Calibri" w:hAnsi="Calibri" w:eastAsia="Calibri" w:cs="Calibri"/>
          <w:b w:val="0"/>
          <w:i w:val="0"/>
          <w:sz w:val="22"/>
          <w:u w:val="none"/>
        </w:rPr>
        <w:t>and profits are:</w:t>
      </w:r>
    </w:p>
    <w:p>
      <w:pPr>
        <w:spacing w:before="80" w:after="160"/>
      </w:pPr>
      <m:oMathPara>
        <m:oMath>
          <m:sSub>
            <m:sSubPr>
              <m:ctrlPr>
                <w:rPr>
                  <w:rFonts w:ascii="Cambria Math" w:hAnsi="Cambria Math"/>
                  <w:color w:val="C00000"/>
                  <w:i/>
                </w:rPr>
              </m:ctrlPr>
            </m:sSubPr>
            <m:e>
              <m:r>
                <w:rPr>
                  <w:rFonts w:ascii="Cambria Math" w:hAnsi="Cambria Math"/>
                  <w:color w:val="C00000"/>
                </w:rPr>
                <m:t xml:space="preserve">π</m:t>
              </m:r>
            </m:e>
            <m:sub>
              <m:r>
                <m:rPr>
                  <m:sty m:val="p"/>
                </m:rPr>
                <w:rPr>
                  <w:rFonts w:ascii="Cambria Math" w:hAnsi="Cambria Math"/>
                  <w:color w:val="C00000"/>
                </w:rPr>
                <m:t xml:space="preserve">comp</m:t>
              </m:r>
            </m:sub>
          </m:sSub>
          <m:r>
            <w:rPr>
              <w:rFonts w:ascii="Cambria Math" w:hAnsi="Cambria Math"/>
              <w:color w:val="C00000"/>
            </w:rPr>
            <m:t xml:space="preserve">=</m:t>
          </m:r>
          <m:r>
            <w:rPr>
              <w:rFonts w:ascii="Cambria Math" w:hAnsi="Cambria Math"/>
              <w:color w:val="C00000"/>
            </w:rPr>
            <m:t xml:space="preserve">375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100</m:t>
          </m:r>
          <m:r>
            <w:rPr>
              <w:rFonts w:ascii="Cambria Math" w:hAnsi="Cambria Math"/>
              <w:color w:val="C00000"/>
            </w:rPr>
            <m:t xml:space="preserve">−</m:t>
          </m:r>
          <m:r>
            <w:rPr>
              <w:rFonts w:ascii="Cambria Math" w:hAnsi="Cambria Math"/>
              <w:color w:val="C00000"/>
            </w:rPr>
            <m:t xml:space="preserve">75</m:t>
          </m:r>
          <m:r>
            <w:rPr>
              <w:rFonts w:ascii="Cambria Math" w:hAnsi="Cambria Math"/>
              <w:color w:val="C00000"/>
            </w:rPr>
            <m:t xml:space="preserve">+</m:t>
          </m:r>
          <m:r>
            <w:rPr>
              <w:rFonts w:ascii="Cambria Math" w:hAnsi="Cambria Math"/>
              <w:color w:val="C00000"/>
            </w:rPr>
            <m:t xml:space="preserve">225</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125</m:t>
          </m:r>
        </m:oMath>
      </m:oMathPara>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Consumer surplus (CS) and producer surplus (PS) under perfect competition:</w:t>
      </w:r>
    </w:p>
    <w:p>
      <w:pPr>
        <w:spacing w:before="120" w:after="40"/>
        <w:jc w:val="center"/>
      </w:pPr>
      <w:r>
        <w:drawing xmlns:a="http://schemas.openxmlformats.org/drawingml/2006/main">
          <wp:inline distT="0" distB="0" distL="0" distR="0">
            <wp:extent cx="4548759" cy="3300984"/>
            <wp:effectExtent l="0" t="0" r="0" b="0"/>
            <wp:docPr id="101" name="2(c) - perfect competition"/>
            <wp:cNvGraphicFramePr/>
            <a:graphic>
              <a:graphicData uri="http://schemas.microsoft.com/office/word/2010/wordprocessingGroup">
                <wpg:wgp>
                  <wpg:cNvGrpSpPr/>
                  <wpg:grpSpPr>
                    <a:xfrm>
                      <a:off x="0" y="0"/>
                      <a:ext cx="4548759" cy="3300984"/>
                      <a:chOff x="503555" y="146304"/>
                      <a:chExt cx="4548759" cy="3300984"/>
                    </a:xfrm>
                  </wpg:grpSpPr>
                  <wps:wsp>
                    <wps:cNvPr id="2" name="x-axis"/>
                    <wps:cNvSpPr/>
                    <wps:spPr>
                      <a:xfrm>
                        <a:off x="786384" y="3200400"/>
                        <a:ext cx="4096512" cy="1"/>
                      </a:xfrm>
                      <a:prstGeom prst="line">
                        <a:avLst/>
                      </a:prstGeom>
                      <a:noFill/>
                      <a:ln w="15875" cap="rnd">
                        <a:solidFill>
                          <a:srgbClr val="0B2B4E"/>
                        </a:solidFill>
                        <a:round/>
                        <a:tailEnd type="triangle" w="med" len="med"/>
                      </a:ln>
                    </wps:spPr>
                    <wps:bodyPr/>
                  </wps:wsp>
                  <wps:wsp>
                    <wps:cNvPr id="3" name="y-axis"/>
                    <wps:cNvSpPr/>
                    <wps:spPr>
                      <a:xfrm flipV="1">
                        <a:off x="786384" y="246888"/>
                        <a:ext cx="1" cy="2953512"/>
                      </a:xfrm>
                      <a:prstGeom prst="line">
                        <a:avLst/>
                      </a:prstGeom>
                      <a:noFill/>
                      <a:ln w="15875" cap="rnd">
                        <a:solidFill>
                          <a:srgbClr val="0B2B4E"/>
                        </a:solidFill>
                        <a:round/>
                        <a:tailEnd type="triangle" w="med" len="med"/>
                      </a:ln>
                    </wps:spPr>
                    <wps:bodyPr/>
                  </wps:wsp>
                  <wps:wsp>
                    <wps:cNvPr id="4" name="y-axis title"/>
                    <wps:cNvSpPr txBox="1"/>
                    <wps:spPr>
                      <a:xfrm>
                        <a:off x="577406" y="146304"/>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03870" y="3246120"/>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786384" y="610689"/>
                        <a:ext cx="1965960" cy="1195251"/>
                      </a:xfrm>
                      <a:custGeom>
                        <a:avLst/>
                        <a:gdLst/>
                        <a:ahLst/>
                        <a:cxnLst/>
                        <a:rect l="0" t="0" r="1965960" b="1195251"/>
                        <a:pathLst>
                          <a:path w="1965960" h="1195251">
                            <a:moveTo>
                              <a:pt x="0" y="0"/>
                            </a:moveTo>
                            <a:lnTo>
                              <a:pt x="1965960" y="1195251"/>
                            </a:lnTo>
                            <a:lnTo>
                              <a:pt x="0" y="1195251"/>
                            </a:lnTo>
                            <a:close/>
                          </a:path>
                        </a:pathLst>
                      </a:custGeom>
                      <a:solidFill>
                        <a:srgbClr val="C0201B">
                          <a:alpha val="26000"/>
                        </a:srgbClr>
                      </a:solidFill>
                      <a:ln w="9525">
                        <a:solidFill>
                          <a:srgbClr val="C0201B"/>
                        </a:solidFill>
                      </a:ln>
                    </wps:spPr>
                    <wps:bodyPr/>
                  </wps:wsp>
                  <wps:wsp>
                    <wps:cNvPr id="7" name="PS"/>
                    <wps:cNvSpPr/>
                    <wps:spPr>
                      <a:xfrm>
                        <a:off x="786384" y="1805940"/>
                        <a:ext cx="1965960" cy="1195251"/>
                      </a:xfrm>
                      <a:custGeom>
                        <a:avLst/>
                        <a:gdLst/>
                        <a:ahLst/>
                        <a:cxnLst/>
                        <a:rect l="0" t="0" r="1965960" b="1195251"/>
                        <a:pathLst>
                          <a:path w="1965960" h="1195251">
                            <a:moveTo>
                              <a:pt x="0" y="0"/>
                            </a:moveTo>
                            <a:lnTo>
                              <a:pt x="1965960" y="0"/>
                            </a:lnTo>
                            <a:lnTo>
                              <a:pt x="1965960" y="0"/>
                            </a:lnTo>
                            <a:lnTo>
                              <a:pt x="0" y="1195251"/>
                            </a:lnTo>
                            <a:close/>
                          </a:path>
                        </a:pathLst>
                      </a:custGeom>
                      <a:solidFill>
                        <a:srgbClr val="4E79B5">
                          <a:alpha val="34000"/>
                        </a:srgbClr>
                      </a:solidFill>
                      <a:ln w="9525">
                        <a:solidFill>
                          <a:srgbClr val="2E5AA8"/>
                        </a:solidFill>
                      </a:ln>
                    </wps:spPr>
                    <wps:bodyPr/>
                  </wps:wsp>
                  <wps:wsp>
                    <wps:cNvPr id="8" name="D"/>
                    <wps:cNvSpPr/>
                    <wps:spPr>
                      <a:xfrm>
                        <a:off x="786384" y="610689"/>
                        <a:ext cx="3604260" cy="2191294"/>
                      </a:xfrm>
                      <a:prstGeom prst="line">
                        <a:avLst/>
                      </a:prstGeom>
                      <a:noFill/>
                      <a:ln w="22225" cap="rnd">
                        <a:solidFill>
                          <a:srgbClr val="C00000"/>
                        </a:solidFill>
                        <a:round/>
                      </a:ln>
                    </wps:spPr>
                    <wps:bodyPr/>
                  </wps:wsp>
                  <wps:wsp>
                    <wps:cNvPr id="9" name="D label"/>
                    <wps:cNvSpPr txBox="1"/>
                    <wps:spPr>
                      <a:xfrm>
                        <a:off x="4463796" y="2555095"/>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0" name="MC"/>
                    <wps:cNvSpPr/>
                    <wps:spPr>
                      <a:xfrm flipV="1">
                        <a:off x="786384" y="610689"/>
                        <a:ext cx="3931920" cy="2390503"/>
                      </a:xfrm>
                      <a:prstGeom prst="line">
                        <a:avLst/>
                      </a:prstGeom>
                      <a:noFill/>
                      <a:ln w="22225" cap="rnd">
                        <a:solidFill>
                          <a:srgbClr val="0B2B4E"/>
                        </a:solidFill>
                        <a:round/>
                      </a:ln>
                    </wps:spPr>
                    <wps:bodyPr/>
                  </wps:wsp>
                  <wps:wsp>
                    <wps:cNvPr id="11" name="MC label"/>
                    <wps:cNvSpPr txBox="1"/>
                    <wps:spPr>
                      <a:xfrm>
                        <a:off x="4782312" y="427809"/>
                        <a:ext cx="270002"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MC</w:t>
                          </w:r>
                        </w:p>
                      </w:txbxContent>
                    </wps:txbx>
                    <wps:bodyPr rot="0" spcFirstLastPara="0" vertOverflow="overflow" horzOverflow="overflow" vert="horz" wrap="square" lIns="0" tIns="0" rIns="0" bIns="0" anchor="ctr" anchorCtr="0">
                      <a:noAutofit/>
                    </wps:bodyPr>
                  </wps:wsp>
                  <wps:wsp>
                    <wps:cNvPr id="12" name="P = 0"/>
                    <wps:cNvSpPr/>
                    <wps:spPr>
                      <a:xfrm>
                        <a:off x="786384" y="2801983"/>
                        <a:ext cx="3931920" cy="1"/>
                      </a:xfrm>
                      <a:prstGeom prst="line">
                        <a:avLst/>
                      </a:prstGeom>
                      <a:noFill/>
                      <a:ln w="12700" cap="rnd">
                        <a:solidFill>
                          <a:srgbClr val="C8CDD3"/>
                        </a:solidFill>
                        <a:prstDash val="dash"/>
                        <a:round/>
                      </a:ln>
                    </wps:spPr>
                    <wps:bodyPr/>
                  </wps:wsp>
                  <wps:wsp>
                    <wps:cNvPr id="13" name="Q guide"/>
                    <wps:cNvSpPr/>
                    <wps:spPr>
                      <a:xfrm>
                        <a:off x="2752344" y="1805940"/>
                        <a:ext cx="1" cy="1394460"/>
                      </a:xfrm>
                      <a:prstGeom prst="line">
                        <a:avLst/>
                      </a:prstGeom>
                      <a:noFill/>
                      <a:ln w="12700" cap="rnd">
                        <a:solidFill>
                          <a:srgbClr val="555B66"/>
                        </a:solidFill>
                        <a:prstDash val="dash"/>
                        <a:round/>
                      </a:ln>
                    </wps:spPr>
                    <wps:bodyPr/>
                  </wps:wsp>
                  <wps:wsp>
                    <wps:cNvPr id="14" name="P guide"/>
                    <wps:cNvSpPr/>
                    <wps:spPr>
                      <a:xfrm>
                        <a:off x="786384" y="1805940"/>
                        <a:ext cx="1965960" cy="1"/>
                      </a:xfrm>
                      <a:prstGeom prst="line">
                        <a:avLst/>
                      </a:prstGeom>
                      <a:noFill/>
                      <a:ln w="12700" cap="rnd">
                        <a:solidFill>
                          <a:srgbClr val="555B66"/>
                        </a:solidFill>
                        <a:prstDash val="dash"/>
                        <a:round/>
                      </a:ln>
                    </wps:spPr>
                    <wps:bodyPr/>
                  </wps:wsp>
                  <wps:wsp>
                    <wps:cNvPr id="15" name="equilibrium"/>
                    <wps:cNvSpPr/>
                    <wps:spPr>
                      <a:xfrm>
                        <a:off x="2718054" y="1771650"/>
                        <a:ext cx="68580" cy="68580"/>
                      </a:xfrm>
                      <a:prstGeom prst="ellipse">
                        <a:avLst/>
                      </a:prstGeom>
                      <a:solidFill>
                        <a:srgbClr val="E09F3E"/>
                      </a:solidFill>
                      <a:ln>
                        <a:noFill/>
                      </a:ln>
                    </wps:spPr>
                    <wps:bodyPr/>
                  </wps:wsp>
                  <wps:wsp>
                    <wps:cNvPr id="16" name="y tick"/>
                    <wps:cNvSpPr txBox="1"/>
                    <wps:spPr>
                      <a:xfrm>
                        <a:off x="503555" y="1705356"/>
                        <a:ext cx="20967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25</w:t>
                          </w:r>
                        </w:p>
                      </w:txbxContent>
                    </wps:txbx>
                    <wps:bodyPr rot="0" spcFirstLastPara="0" vertOverflow="overflow" horzOverflow="overflow" vert="horz" wrap="square" lIns="0" tIns="0" rIns="0" bIns="0" anchor="ctr" anchorCtr="0">
                      <a:noAutofit/>
                    </wps:bodyPr>
                  </wps:wsp>
                  <wps:wsp>
                    <wps:cNvPr id="17" name="x tick"/>
                    <wps:cNvSpPr txBox="1"/>
                    <wps:spPr>
                      <a:xfrm>
                        <a:off x="2647506" y="3246120"/>
                        <a:ext cx="209677"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15</w:t>
                          </w:r>
                        </w:p>
                      </w:txbxContent>
                    </wps:txbx>
                    <wps:bodyPr rot="0" spcFirstLastPara="0" vertOverflow="overflow" horzOverflow="overflow" vert="horz" wrap="square" lIns="0" tIns="0" rIns="0" bIns="0" anchor="ctr" anchorCtr="0">
                      <a:noAutofit/>
                    </wps:bodyPr>
                  </wps:wsp>
                  <wps:wsp>
                    <wps:cNvPr id="18" name="note"/>
                    <wps:cNvSpPr txBox="1"/>
                    <wps:spPr>
                      <a:xfrm>
                        <a:off x="1334484" y="1309911"/>
                        <a:ext cx="214440" cy="201168"/>
                      </a:xfrm>
                      <a:prstGeom prst="rect">
                        <a:avLst/>
                      </a:prstGeom>
                      <a:noFill/>
                      <a:ln>
                        <a:noFill/>
                      </a:ln>
                    </wps:spPr>
                    <wps:txbx>
                      <w:txbxContent>
                        <w:p>
                          <w:pPr>
                            <w:spacing w:before="0" w:after="0" w:line="240" w:lineRule="auto"/>
                            <w:jc w:val="center"/>
                          </w:pPr>
                          <w:r>
                            <w:rPr>
                              <w:rFonts w:ascii="Calibri" w:hAnsi="Calibri" w:cs="Calibri"/>
                              <w:b/>
                              <w:color w:val="C0201B"/>
                              <w:sz w:val="22"/>
                              <w:szCs w:val="22"/>
                            </w:rPr>
                            <w:t xml:space="preserve">CS</w:t>
                          </w:r>
                        </w:p>
                      </w:txbxContent>
                    </wps:txbx>
                    <wps:bodyPr rot="0" spcFirstLastPara="0" vertOverflow="overflow" horzOverflow="overflow" vert="horz" wrap="square" lIns="0" tIns="0" rIns="0" bIns="0" anchor="ctr" anchorCtr="0">
                      <a:noAutofit/>
                    </wps:bodyPr>
                  </wps:wsp>
                  <wps:wsp>
                    <wps:cNvPr id="19" name="note"/>
                    <wps:cNvSpPr txBox="1"/>
                    <wps:spPr>
                      <a:xfrm>
                        <a:off x="1334484" y="2106745"/>
                        <a:ext cx="214440" cy="201168"/>
                      </a:xfrm>
                      <a:prstGeom prst="rect">
                        <a:avLst/>
                      </a:prstGeom>
                      <a:noFill/>
                      <a:ln>
                        <a:noFill/>
                      </a:ln>
                    </wps:spPr>
                    <wps:txbx>
                      <w:txbxContent>
                        <w:p>
                          <w:pPr>
                            <w:spacing w:before="0" w:after="0" w:line="240" w:lineRule="auto"/>
                            <w:jc w:val="center"/>
                          </w:pPr>
                          <w:r>
                            <w:rPr>
                              <w:rFonts w:ascii="Calibri" w:hAnsi="Calibri" w:cs="Calibri"/>
                              <w:b/>
                              <w:color w:val="2E5AA8"/>
                              <w:sz w:val="22"/>
                              <w:szCs w:val="22"/>
                            </w:rPr>
                            <w:t xml:space="preserve">PS</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Perfect competition: P = MC at Q = 15, P = 25. CS = ½ × 15 × 30 = 225 and PS = 225, so total surplus is 450.</w:t>
      </w:r>
    </w:p>
    <w:p>
      <w:pPr>
        <w:spacing w:before="160" w:after="180"/>
        <w:jc w:val="both"/>
      </w:pPr>
      <w:r>
        <w:rPr>
          <w:rFonts w:ascii="Calibri" w:hAnsi="Calibri" w:eastAsia="Calibri" w:cs="Calibri"/>
          <w:b w:val="0"/>
          <w:i w:val="0"/>
          <w:sz w:val="22"/>
          <w:u w:val="none"/>
        </w:rPr>
        <w:t>Consumer and producer surplus under monopoly, with the deadweight loss:</w:t>
      </w:r>
    </w:p>
    <w:p>
      <w:pPr>
        <w:spacing w:before="120" w:after="40"/>
        <w:jc w:val="center"/>
      </w:pPr>
      <w:r>
        <w:drawing xmlns:a="http://schemas.openxmlformats.org/drawingml/2006/main">
          <wp:inline distT="0" distB="0" distL="0" distR="0">
            <wp:extent cx="4548759" cy="3300984"/>
            <wp:effectExtent l="0" t="0" r="0" b="0"/>
            <wp:docPr id="101" name="2(c) - monopoly"/>
            <wp:cNvGraphicFramePr/>
            <a:graphic>
              <a:graphicData uri="http://schemas.microsoft.com/office/word/2010/wordprocessingGroup">
                <wpg:wgp>
                  <wpg:cNvGrpSpPr/>
                  <wpg:grpSpPr>
                    <a:xfrm>
                      <a:off x="0" y="0"/>
                      <a:ext cx="4548759" cy="3300984"/>
                      <a:chOff x="503555" y="146304"/>
                      <a:chExt cx="4548759" cy="3300984"/>
                    </a:xfrm>
                  </wpg:grpSpPr>
                  <wps:wsp>
                    <wps:cNvPr id="2" name="x-axis"/>
                    <wps:cNvSpPr/>
                    <wps:spPr>
                      <a:xfrm>
                        <a:off x="786384" y="3200400"/>
                        <a:ext cx="4096512" cy="1"/>
                      </a:xfrm>
                      <a:prstGeom prst="line">
                        <a:avLst/>
                      </a:prstGeom>
                      <a:noFill/>
                      <a:ln w="15875" cap="rnd">
                        <a:solidFill>
                          <a:srgbClr val="0B2B4E"/>
                        </a:solidFill>
                        <a:round/>
                        <a:tailEnd type="triangle" w="med" len="med"/>
                      </a:ln>
                    </wps:spPr>
                    <wps:bodyPr/>
                  </wps:wsp>
                  <wps:wsp>
                    <wps:cNvPr id="3" name="y-axis"/>
                    <wps:cNvSpPr/>
                    <wps:spPr>
                      <a:xfrm flipV="1">
                        <a:off x="786384" y="246888"/>
                        <a:ext cx="1" cy="2953512"/>
                      </a:xfrm>
                      <a:prstGeom prst="line">
                        <a:avLst/>
                      </a:prstGeom>
                      <a:noFill/>
                      <a:ln w="15875" cap="rnd">
                        <a:solidFill>
                          <a:srgbClr val="0B2B4E"/>
                        </a:solidFill>
                        <a:round/>
                        <a:tailEnd type="triangle" w="med" len="med"/>
                      </a:ln>
                    </wps:spPr>
                    <wps:bodyPr/>
                  </wps:wsp>
                  <wps:wsp>
                    <wps:cNvPr id="4" name="y-axis title"/>
                    <wps:cNvSpPr txBox="1"/>
                    <wps:spPr>
                      <a:xfrm>
                        <a:off x="577406" y="146304"/>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03870" y="3246120"/>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CS"/>
                    <wps:cNvSpPr/>
                    <wps:spPr>
                      <a:xfrm>
                        <a:off x="786384" y="610689"/>
                        <a:ext cx="1310640" cy="796834"/>
                      </a:xfrm>
                      <a:custGeom>
                        <a:avLst/>
                        <a:gdLst/>
                        <a:ahLst/>
                        <a:cxnLst/>
                        <a:rect l="0" t="0" r="1310640" b="796834"/>
                        <a:pathLst>
                          <a:path w="1310640" h="796834">
                            <a:moveTo>
                              <a:pt x="0" y="0"/>
                            </a:moveTo>
                            <a:lnTo>
                              <a:pt x="1310640" y="796834"/>
                            </a:lnTo>
                            <a:lnTo>
                              <a:pt x="0" y="796834"/>
                            </a:lnTo>
                            <a:close/>
                          </a:path>
                        </a:pathLst>
                      </a:custGeom>
                      <a:solidFill>
                        <a:srgbClr val="C0201B">
                          <a:alpha val="26000"/>
                        </a:srgbClr>
                      </a:solidFill>
                      <a:ln w="9525">
                        <a:solidFill>
                          <a:srgbClr val="C0201B"/>
                        </a:solidFill>
                      </a:ln>
                    </wps:spPr>
                    <wps:bodyPr/>
                  </wps:wsp>
                  <wps:wsp>
                    <wps:cNvPr id="7" name="PS"/>
                    <wps:cNvSpPr/>
                    <wps:spPr>
                      <a:xfrm>
                        <a:off x="786384" y="1407523"/>
                        <a:ext cx="1310640" cy="1593669"/>
                      </a:xfrm>
                      <a:custGeom>
                        <a:avLst/>
                        <a:gdLst/>
                        <a:ahLst/>
                        <a:cxnLst/>
                        <a:rect l="0" t="0" r="1310640" b="1593669"/>
                        <a:pathLst>
                          <a:path w="1310640" h="1593669">
                            <a:moveTo>
                              <a:pt x="0" y="0"/>
                            </a:moveTo>
                            <a:lnTo>
                              <a:pt x="1310640" y="0"/>
                            </a:lnTo>
                            <a:lnTo>
                              <a:pt x="1310640" y="796834"/>
                            </a:lnTo>
                            <a:lnTo>
                              <a:pt x="0" y="1593669"/>
                            </a:lnTo>
                            <a:close/>
                          </a:path>
                        </a:pathLst>
                      </a:custGeom>
                      <a:solidFill>
                        <a:srgbClr val="4E79B5">
                          <a:alpha val="34000"/>
                        </a:srgbClr>
                      </a:solidFill>
                      <a:ln w="9525">
                        <a:solidFill>
                          <a:srgbClr val="2E5AA8"/>
                        </a:solidFill>
                      </a:ln>
                    </wps:spPr>
                    <wps:bodyPr/>
                  </wps:wsp>
                  <wps:wsp>
                    <wps:cNvPr id="8" name="DWL"/>
                    <wps:cNvSpPr/>
                    <wps:spPr>
                      <a:xfrm>
                        <a:off x="2097024" y="1407523"/>
                        <a:ext cx="655320" cy="796834"/>
                      </a:xfrm>
                      <a:custGeom>
                        <a:avLst/>
                        <a:gdLst/>
                        <a:ahLst/>
                        <a:cxnLst/>
                        <a:rect l="0" t="0" r="655320" b="796834"/>
                        <a:pathLst>
                          <a:path w="655320" h="796834">
                            <a:moveTo>
                              <a:pt x="0" y="0"/>
                            </a:moveTo>
                            <a:lnTo>
                              <a:pt x="655320" y="398417"/>
                            </a:lnTo>
                            <a:lnTo>
                              <a:pt x="0" y="796834"/>
                            </a:lnTo>
                            <a:close/>
                          </a:path>
                        </a:pathLst>
                      </a:custGeom>
                      <a:solidFill>
                        <a:srgbClr val="555B66">
                          <a:alpha val="32000"/>
                        </a:srgbClr>
                      </a:solidFill>
                      <a:ln w="9525">
                        <a:solidFill>
                          <a:srgbClr val="555B66"/>
                        </a:solidFill>
                      </a:ln>
                    </wps:spPr>
                    <wps:bodyPr/>
                  </wps:wsp>
                  <wps:wsp>
                    <wps:cNvPr id="9" name="D"/>
                    <wps:cNvSpPr/>
                    <wps:spPr>
                      <a:xfrm>
                        <a:off x="786384" y="610689"/>
                        <a:ext cx="3604260" cy="2191294"/>
                      </a:xfrm>
                      <a:prstGeom prst="line">
                        <a:avLst/>
                      </a:prstGeom>
                      <a:noFill/>
                      <a:ln w="22225" cap="rnd">
                        <a:solidFill>
                          <a:srgbClr val="C00000"/>
                        </a:solidFill>
                        <a:round/>
                      </a:ln>
                    </wps:spPr>
                    <wps:bodyPr/>
                  </wps:wsp>
                  <wps:wsp>
                    <wps:cNvPr id="10" name="D label"/>
                    <wps:cNvSpPr txBox="1"/>
                    <wps:spPr>
                      <a:xfrm>
                        <a:off x="4463796" y="2555095"/>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1" name="MC"/>
                    <wps:cNvSpPr/>
                    <wps:spPr>
                      <a:xfrm flipV="1">
                        <a:off x="786384" y="610689"/>
                        <a:ext cx="3931920" cy="2390503"/>
                      </a:xfrm>
                      <a:prstGeom prst="line">
                        <a:avLst/>
                      </a:prstGeom>
                      <a:noFill/>
                      <a:ln w="22225" cap="rnd">
                        <a:solidFill>
                          <a:srgbClr val="0B2B4E"/>
                        </a:solidFill>
                        <a:round/>
                      </a:ln>
                    </wps:spPr>
                    <wps:bodyPr/>
                  </wps:wsp>
                  <wps:wsp>
                    <wps:cNvPr id="12" name="MC label"/>
                    <wps:cNvSpPr txBox="1"/>
                    <wps:spPr>
                      <a:xfrm>
                        <a:off x="4782312" y="427809"/>
                        <a:ext cx="270002"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MC</w:t>
                          </w:r>
                        </w:p>
                      </w:txbxContent>
                    </wps:txbx>
                    <wps:bodyPr rot="0" spcFirstLastPara="0" vertOverflow="overflow" horzOverflow="overflow" vert="horz" wrap="square" lIns="0" tIns="0" rIns="0" bIns="0" anchor="ctr" anchorCtr="0">
                      <a:noAutofit/>
                    </wps:bodyPr>
                  </wps:wsp>
                  <wps:wsp>
                    <wps:cNvPr id="13" name="MR"/>
                    <wps:cNvSpPr/>
                    <wps:spPr>
                      <a:xfrm>
                        <a:off x="786384" y="610689"/>
                        <a:ext cx="1802130" cy="2191294"/>
                      </a:xfrm>
                      <a:prstGeom prst="line">
                        <a:avLst/>
                      </a:prstGeom>
                      <a:noFill/>
                      <a:ln w="22225" cap="rnd">
                        <a:solidFill>
                          <a:srgbClr val="0070C0"/>
                        </a:solidFill>
                        <a:round/>
                      </a:ln>
                    </wps:spPr>
                    <wps:bodyPr/>
                  </wps:wsp>
                  <wps:wsp>
                    <wps:cNvPr id="14" name="MR label"/>
                    <wps:cNvSpPr txBox="1"/>
                    <wps:spPr>
                      <a:xfrm>
                        <a:off x="2634234" y="2820271"/>
                        <a:ext cx="274764" cy="201168"/>
                      </a:xfrm>
                      <a:prstGeom prst="rect">
                        <a:avLst/>
                      </a:prstGeom>
                      <a:noFill/>
                      <a:ln>
                        <a:noFill/>
                      </a:ln>
                    </wps:spPr>
                    <wps:txbx>
                      <w:txbxContent>
                        <w:p>
                          <w:pPr>
                            <w:spacing w:before="0" w:after="0" w:line="240" w:lineRule="auto"/>
                            <w:jc w:val="left"/>
                          </w:pPr>
                          <w:r>
                            <w:rPr>
                              <w:rFonts w:ascii="Calibri" w:hAnsi="Calibri" w:cs="Calibri"/>
                              <w:b/>
                              <w:color w:val="0070C0"/>
                              <w:sz w:val="22"/>
                              <w:szCs w:val="22"/>
                            </w:rPr>
                            <w:t xml:space="preserve">MR</w:t>
                          </w:r>
                        </w:p>
                      </w:txbxContent>
                    </wps:txbx>
                    <wps:bodyPr rot="0" spcFirstLastPara="0" vertOverflow="overflow" horzOverflow="overflow" vert="horz" wrap="square" lIns="0" tIns="0" rIns="0" bIns="0" anchor="ctr" anchorCtr="0">
                      <a:noAutofit/>
                    </wps:bodyPr>
                  </wps:wsp>
                  <wps:wsp>
                    <wps:cNvPr id="15" name="P = 0"/>
                    <wps:cNvSpPr/>
                    <wps:spPr>
                      <a:xfrm>
                        <a:off x="786384" y="2801983"/>
                        <a:ext cx="3931920" cy="1"/>
                      </a:xfrm>
                      <a:prstGeom prst="line">
                        <a:avLst/>
                      </a:prstGeom>
                      <a:noFill/>
                      <a:ln w="12700" cap="rnd">
                        <a:solidFill>
                          <a:srgbClr val="C8CDD3"/>
                        </a:solidFill>
                        <a:prstDash val="dash"/>
                        <a:round/>
                      </a:ln>
                    </wps:spPr>
                    <wps:bodyPr/>
                  </wps:wsp>
                  <wps:wsp>
                    <wps:cNvPr id="16" name="Q guide"/>
                    <wps:cNvSpPr/>
                    <wps:spPr>
                      <a:xfrm>
                        <a:off x="2097024" y="1407523"/>
                        <a:ext cx="1" cy="1792877"/>
                      </a:xfrm>
                      <a:prstGeom prst="line">
                        <a:avLst/>
                      </a:prstGeom>
                      <a:noFill/>
                      <a:ln w="12700" cap="rnd">
                        <a:solidFill>
                          <a:srgbClr val="555B66"/>
                        </a:solidFill>
                        <a:prstDash val="dash"/>
                        <a:round/>
                      </a:ln>
                    </wps:spPr>
                    <wps:bodyPr/>
                  </wps:wsp>
                  <wps:wsp>
                    <wps:cNvPr id="17" name="P guide"/>
                    <wps:cNvSpPr/>
                    <wps:spPr>
                      <a:xfrm>
                        <a:off x="786384" y="1407523"/>
                        <a:ext cx="1310640" cy="1"/>
                      </a:xfrm>
                      <a:prstGeom prst="line">
                        <a:avLst/>
                      </a:prstGeom>
                      <a:noFill/>
                      <a:ln w="12700" cap="rnd">
                        <a:solidFill>
                          <a:srgbClr val="555B66"/>
                        </a:solidFill>
                        <a:prstDash val="dash"/>
                        <a:round/>
                      </a:ln>
                    </wps:spPr>
                    <wps:bodyPr/>
                  </wps:wsp>
                  <wps:wsp>
                    <wps:cNvPr id="18" name="equilibrium"/>
                    <wps:cNvSpPr/>
                    <wps:spPr>
                      <a:xfrm>
                        <a:off x="2062734" y="1373233"/>
                        <a:ext cx="68580" cy="68580"/>
                      </a:xfrm>
                      <a:prstGeom prst="ellipse">
                        <a:avLst/>
                      </a:prstGeom>
                      <a:solidFill>
                        <a:srgbClr val="E09F3E"/>
                      </a:solidFill>
                      <a:ln>
                        <a:noFill/>
                      </a:ln>
                    </wps:spPr>
                    <wps:bodyPr/>
                  </wps:wsp>
                  <wps:wsp>
                    <wps:cNvPr id="19" name="y tick"/>
                    <wps:cNvSpPr txBox="1"/>
                    <wps:spPr>
                      <a:xfrm>
                        <a:off x="503555" y="1306939"/>
                        <a:ext cx="20967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35</w:t>
                          </w:r>
                        </w:p>
                      </w:txbxContent>
                    </wps:txbx>
                    <wps:bodyPr rot="0" spcFirstLastPara="0" vertOverflow="overflow" horzOverflow="overflow" vert="horz" wrap="square" lIns="0" tIns="0" rIns="0" bIns="0" anchor="ctr" anchorCtr="0">
                      <a:noAutofit/>
                    </wps:bodyPr>
                  </wps:wsp>
                  <wps:wsp>
                    <wps:cNvPr id="20" name="x tick"/>
                    <wps:cNvSpPr txBox="1"/>
                    <wps:spPr>
                      <a:xfrm>
                        <a:off x="1992185" y="3246120"/>
                        <a:ext cx="209677"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10</w:t>
                          </w:r>
                        </w:p>
                      </w:txbxContent>
                    </wps:txbx>
                    <wps:bodyPr rot="0" spcFirstLastPara="0" vertOverflow="overflow" horzOverflow="overflow" vert="horz" wrap="square" lIns="0" tIns="0" rIns="0" bIns="0" anchor="ctr" anchorCtr="0">
                      <a:noAutofit/>
                    </wps:bodyPr>
                  </wps:wsp>
                  <wps:wsp>
                    <wps:cNvPr id="21" name="competitive point"/>
                    <wps:cNvSpPr/>
                    <wps:spPr>
                      <a:xfrm>
                        <a:off x="2722626" y="1776222"/>
                        <a:ext cx="59436" cy="59436"/>
                      </a:xfrm>
                      <a:prstGeom prst="ellipse">
                        <a:avLst/>
                      </a:prstGeom>
                      <a:solidFill>
                        <a:srgbClr val="0B2B4E"/>
                      </a:solidFill>
                      <a:ln>
                        <a:noFill/>
                      </a:ln>
                    </wps:spPr>
                    <wps:bodyPr/>
                  </wps:wsp>
                  <wps:wsp>
                    <wps:cNvPr id="22" name="note"/>
                    <wps:cNvSpPr txBox="1"/>
                    <wps:spPr>
                      <a:xfrm>
                        <a:off x="941292" y="1211634"/>
                        <a:ext cx="214440" cy="201168"/>
                      </a:xfrm>
                      <a:prstGeom prst="rect">
                        <a:avLst/>
                      </a:prstGeom>
                      <a:noFill/>
                      <a:ln>
                        <a:noFill/>
                      </a:ln>
                    </wps:spPr>
                    <wps:txbx>
                      <w:txbxContent>
                        <w:p>
                          <w:pPr>
                            <w:spacing w:before="0" w:after="0" w:line="240" w:lineRule="auto"/>
                            <w:jc w:val="center"/>
                          </w:pPr>
                          <w:r>
                            <w:rPr>
                              <w:rFonts w:ascii="Calibri" w:hAnsi="Calibri" w:cs="Calibri"/>
                              <w:b/>
                              <w:color w:val="C0201B"/>
                              <w:sz w:val="22"/>
                              <w:szCs w:val="22"/>
                            </w:rPr>
                            <w:t xml:space="preserve">CS</w:t>
                          </w:r>
                        </w:p>
                      </w:txbxContent>
                    </wps:txbx>
                    <wps:bodyPr rot="0" spcFirstLastPara="0" vertOverflow="overflow" horzOverflow="overflow" vert="horz" wrap="square" lIns="0" tIns="0" rIns="0" bIns="0" anchor="ctr" anchorCtr="0">
                      <a:noAutofit/>
                    </wps:bodyPr>
                  </wps:wsp>
                  <wps:wsp>
                    <wps:cNvPr id="23" name="note"/>
                    <wps:cNvSpPr txBox="1"/>
                    <wps:spPr>
                      <a:xfrm>
                        <a:off x="1261671" y="1929671"/>
                        <a:ext cx="214440" cy="201168"/>
                      </a:xfrm>
                      <a:prstGeom prst="rect">
                        <a:avLst/>
                      </a:prstGeom>
                      <a:noFill/>
                      <a:ln>
                        <a:noFill/>
                      </a:ln>
                    </wps:spPr>
                    <wps:txbx>
                      <w:txbxContent>
                        <w:p>
                          <w:pPr>
                            <w:spacing w:before="0" w:after="0" w:line="240" w:lineRule="auto"/>
                            <w:jc w:val="center"/>
                          </w:pPr>
                          <w:r>
                            <w:rPr>
                              <w:rFonts w:ascii="Calibri" w:hAnsi="Calibri" w:cs="Calibri"/>
                              <w:b/>
                              <w:color w:val="2E5AA8"/>
                              <w:sz w:val="22"/>
                              <w:szCs w:val="22"/>
                            </w:rPr>
                            <w:t xml:space="preserve">PS</w:t>
                          </w:r>
                        </w:p>
                      </w:txbxContent>
                    </wps:txbx>
                    <wps:bodyPr rot="0" spcFirstLastPara="0" vertOverflow="overflow" horzOverflow="overflow" vert="horz" wrap="square" lIns="0" tIns="0" rIns="0" bIns="0" anchor="ctr" anchorCtr="0">
                      <a:noAutofit/>
                    </wps:bodyPr>
                  </wps:wsp>
                  <wps:wsp>
                    <wps:cNvPr id="24" name="note"/>
                    <wps:cNvSpPr txBox="1"/>
                    <wps:spPr>
                      <a:xfrm>
                        <a:off x="2154282" y="1708328"/>
                        <a:ext cx="322365" cy="201168"/>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DWL</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Monopoly: MR = MC at Q = 10, priced off demand at P = 35. CS falls to 100 and PS rises to 300, so total surplus is 400 and the deadweight loss is 50.</w:t>
      </w:r>
    </w:p>
    <w:p>
      <w:pPr>
        <w:spacing w:before="0" w:after="180"/>
        <w:jc w:val="both"/>
      </w:pPr>
      <w:r>
        <w:rPr>
          <w:rFonts w:ascii="Calibri" w:hAnsi="Calibri" w:eastAsia="Calibri" w:cs="Calibri"/>
          <w:b w:val="0"/>
          <w:i w:val="0"/>
          <w:sz w:val="22"/>
          <w:u w:val="none"/>
        </w:rPr>
        <w:t>Graphically, the deadweight loss of the monopoly scenario compared with perfect competition is the DWL triangle above. Under monopoly consumers are worse off (lower consumer surplus), producers are better off (higher producer surplus), and society overall is worse off because of the deadweight loss.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Reinventing Barnes &amp; Noble</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5 – Monopolistic Competition</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The market for books has changed since 2000, mostly because of competition from other companies (Amazon’s Kindle, for example) and the availability of substitutes. One of the main reasons for the decline in the fortunes of Barnes &amp; Noble is that all its bookstores were identical up and down the country and did not meet local customers’ needs.</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The best approximation for the demand Barnes &amp; Noble faces is </w:t>
      </w:r>
      <w:ins w:id="903" w:author="Claude (proposed)" w:date="2026-09-06T00:00:00Z">
        <w:r>
          <w:rPr>
            <w:rFonts w:ascii="Calibri" w:hAnsi="Calibri" w:eastAsia="Calibri" w:cs="Calibri"/>
            <w:b w:val="0"/>
            <w:i w:val="0"/>
            <w:u w:val="none"/>
          </w:rPr>
          <w:t>curve (C), the relatively flat downward-sloping one.</w:t>
        </w:r>
      </w:ins>
      <w:r>
        <w:rPr>
          <w:rFonts w:ascii="Calibri" w:hAnsi="Calibri" w:eastAsia="Calibri" w:cs="Calibri"/>
          <w:b w:val="0"/>
          <w:i w:val="0"/>
          <w:u w:val="none"/>
        </w:rPr>
        <w:t xml:space="preserve"> The market in which Barnes &amp; Noble operates is monopolistically competitive. Its characteristics are:</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There are many sellers.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Differences can be perceived between products, but they are close substitutes.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There are no or limited barriers to entry.</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Profit can be positive or negative in the short run, but economic profits are zero in the long run.</w:t>
      </w:r>
    </w:p>
    <w:p>
      <w:pPr>
        <w:spacing w:before="120" w:after="180"/>
        <w:jc w:val="both"/>
      </w:pPr>
      <w:r>
        <w:rPr>
          <w:rFonts w:ascii="Calibri" w:hAnsi="Calibri" w:eastAsia="Calibri" w:cs="Calibri"/>
          <w:b w:val="0"/>
          <w:i w:val="0"/>
          <w:sz w:val="22"/>
          <w:u w:val="none"/>
        </w:rPr>
        <w:t>It differs from perfect competition, since under perfect competition there is no product differentiation. It differs from monopoly, because in a monopoly there is one seller, restricted entry, and only one product. The market served by Barnes &amp; Noble is not perfectly competitive because there is some product differentiation: their stores and the products sold within them are different. Some bookstores have a café and comfortable chairs; some specialize in certain genres.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The firm has some power to change the price of its product — more than in a perfectly competitive market, where a firm cannot change the price at all, but less than a monopolist. The firm could raise its price, but an increase would result in a sizable decrease in quantity demanded because of the relatively flat slope, making demand quite elastic. The magnitude depends on the slope of the demand curve: the flatter the curve, the larger the change in quantity demanded in response to a change in price.</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Two ways of offering differentiated products to customers: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Bookstores could specialize in a few genres of books, targeted to the interests and tastes of local consumers.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Bookstores can offer more products and services, so that customers do not go to the store only to buy books. They can stock magazines, stationery and entertainment products, and serve coffee and pastries, so customers are more likely to spend time there — turning the bookstore into a place people come to on a day off, not only when they need a book.</w:t>
      </w:r>
    </w:p>
    <w:p>
      <w:pPr>
        <w:spacing w:before="120" w:after="180"/>
        <w:jc w:val="both"/>
      </w:pPr>
      <w:r>
        <w:rPr>
          <w:rFonts w:ascii="Calibri" w:hAnsi="Calibri" w:eastAsia="Calibri" w:cs="Calibri"/>
          <w:b w:val="0"/>
          <w:i w:val="0"/>
          <w:sz w:val="22"/>
          <w:u w:val="none"/>
        </w:rPr>
        <w:t>Differentiation will make the demand curve less elastic.</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Avocado Pricing Strategy</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6 – Complex Pricing (third-degree price discrimination)</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To find the optimal price we set marginal revenue equal to marginal cost. First invert the demand function for </w:t>
      </w:r>
      <w:r>
        <w:rPr>
          <w:rFonts w:ascii="Calibri" w:hAnsi="Calibri" w:eastAsia="Calibri" w:cs="Calibri"/>
          <w:b w:val="0"/>
          <w:i w:val="0"/>
          <w:u w:val="none"/>
        </w:rPr>
        <w:t>Atlanta:</w:t>
      </w:r>
    </w:p>
    <w:p>
      <w:pPr>
        <w:spacing w:before="60" w:after="80"/>
      </w:pPr>
      <m:oMathPara>
        <m:oMath>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730</m:t>
          </m:r>
          <m:r>
            <w:rPr>
              <w:rFonts w:ascii="Cambria Math" w:hAnsi="Cambria Math"/>
            </w:rPr>
            <m:t xml:space="preserve">−</m:t>
          </m:r>
          <m:r>
            <w:rPr>
              <w:rFonts w:ascii="Cambria Math" w:hAnsi="Cambria Math"/>
            </w:rPr>
            <m:t xml:space="preserve">175</m:t>
          </m:r>
          <m:sSub>
            <m:sSubPr>
              <m:ctrlPr>
                <w:rPr>
                  <w:rFonts w:ascii="Cambria Math" w:hAnsi="Cambria Math"/>
                  <w:i/>
                </w:rPr>
              </m:ctrlPr>
            </m:sSubPr>
            <m:e>
              <m:r>
                <w:rPr>
                  <w:rFonts w:ascii="Cambria Math" w:hAnsi="Cambria Math"/>
                </w:rPr>
                <m:t xml:space="preserve">P</m:t>
              </m:r>
            </m:e>
            <m:sub>
              <m:r>
                <w:rPr>
                  <w:rFonts w:ascii="Cambria Math" w:hAnsi="Cambria Math"/>
                </w:rPr>
                <m:t xml:space="preserve">A</m:t>
              </m:r>
            </m:sub>
          </m:sSub>
          <m:r>
            <w:rPr>
              <w:rFonts w:ascii="Cambria Math" w:hAnsi="Cambria Math"/>
            </w:rPr>
            <m:t xml:space="preserve">  ⇒  </m:t>
          </m:r>
          <m:sSub>
            <m:sSubPr>
              <m:ctrlPr>
                <w:rPr>
                  <w:rFonts w:ascii="Cambria Math" w:hAnsi="Cambria Math"/>
                  <w:i/>
                </w:rPr>
              </m:ctrlPr>
            </m:sSubPr>
            <m:e>
              <m:r>
                <w:rPr>
                  <w:rFonts w:ascii="Cambria Math" w:hAnsi="Cambria Math"/>
                </w:rPr>
                <m:t xml:space="preserve">P</m:t>
              </m:r>
            </m:e>
            <m:sub>
              <m:r>
                <w:rPr>
                  <w:rFonts w:ascii="Cambria Math" w:hAnsi="Cambria Math"/>
                </w:rPr>
                <m:t xml:space="preserve">A</m:t>
              </m:r>
            </m:sub>
          </m:sSub>
          <m:r>
            <w:rPr>
              <w:rFonts w:ascii="Cambria Math" w:hAnsi="Cambria Math"/>
            </w:rPr>
            <m:t xml:space="preserve">=</m:t>
          </m:r>
          <m:f>
            <m:fPr>
              <m:ctrlPr>
                <w:rPr>
                  <w:rFonts w:ascii="Cambria Math" w:hAnsi="Cambria Math"/>
                  <w:i/>
                </w:rPr>
              </m:ctrlPr>
            </m:fPr>
            <m:num>
              <m:r>
                <w:rPr>
                  <w:rFonts w:ascii="Cambria Math" w:hAnsi="Cambria Math"/>
                </w:rPr>
                <m:t xml:space="preserve">730</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num>
            <m:den>
              <m:r>
                <w:rPr>
                  <w:rFonts w:ascii="Cambria Math" w:hAnsi="Cambria Math"/>
                </w:rPr>
                <m:t xml:space="preserve">175</m:t>
              </m:r>
            </m:den>
          </m:f>
        </m:oMath>
      </m:oMathPara>
    </w:p>
    <w:p>
      <w:pPr>
        <w:spacing w:before="40" w:after="60"/>
      </w:pPr>
      <m:oMathPara>
        <m:oMath>
          <m:r>
            <m:rPr>
              <m:sty m:val="p"/>
            </m:rPr>
            <w:rPr>
              <w:rFonts w:ascii="Cambria Math" w:hAnsi="Cambria Math"/>
            </w:rPr>
            <m:t xml:space="preserve">TR</m:t>
          </m:r>
          <m:r>
            <w:rPr>
              <w:rFonts w:ascii="Cambria Math" w:hAnsi="Cambria Math"/>
            </w:rPr>
            <m:t xml:space="preserve">=</m:t>
          </m:r>
          <m:f>
            <m:fPr>
              <m:ctrlPr>
                <w:rPr>
                  <w:rFonts w:ascii="Cambria Math" w:hAnsi="Cambria Math"/>
                  <w:i/>
                </w:rPr>
              </m:ctrlPr>
            </m:fPr>
            <m:num>
              <m:r>
                <w:rPr>
                  <w:rFonts w:ascii="Cambria Math" w:hAnsi="Cambria Math"/>
                </w:rPr>
                <m:t xml:space="preserve">730</m:t>
              </m:r>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num>
            <m:den>
              <m:r>
                <w:rPr>
                  <w:rFonts w:ascii="Cambria Math" w:hAnsi="Cambria Math"/>
                </w:rPr>
                <m:t xml:space="preserve">175</m:t>
              </m:r>
            </m:den>
          </m:f>
          <m:r>
            <w:rPr>
              <w:rFonts w:ascii="Cambria Math" w:hAnsi="Cambria Math"/>
            </w:rPr>
            <m:t xml:space="preserve">−</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e>
                <m:sup>
                  <m:r>
                    <m:rPr>
                      <m:sty m:val="p"/>
                    </m:rPr>
                    <w:rPr>
                      <w:rFonts w:ascii="Cambria Math" w:hAnsi="Cambria Math"/>
                    </w:rPr>
                    <m:t xml:space="preserve">2</m:t>
                  </m:r>
                </m:sup>
              </m:sSup>
            </m:num>
            <m:den>
              <m:r>
                <w:rPr>
                  <w:rFonts w:ascii="Cambria Math" w:hAnsi="Cambria Math"/>
                </w:rPr>
                <m:t xml:space="preserve">175</m:t>
              </m:r>
            </m:den>
          </m:f>
        </m:oMath>
      </m:oMathPara>
    </w:p>
    <w:p>
      <w:pPr>
        <w:spacing w:before="40" w:after="80"/>
      </w:pPr>
      <m:oMathPara>
        <m:oMath>
          <m:sSub>
            <m:sSubPr>
              <m:ctrlPr>
                <w:rPr>
                  <w:rFonts w:ascii="Cambria Math" w:hAnsi="Cambria Math"/>
                  <w:i/>
                </w:rPr>
              </m:ctrlPr>
            </m:sSubPr>
            <m:e>
              <m:r>
                <m:rPr>
                  <m:sty m:val="p"/>
                </m:rPr>
                <w:rPr>
                  <w:rFonts w:ascii="Cambria Math" w:hAnsi="Cambria Math"/>
                </w:rPr>
                <m:t xml:space="preserve">MR</m:t>
              </m:r>
            </m:e>
            <m:sub>
              <m:r>
                <w:rPr>
                  <w:rFonts w:ascii="Cambria Math" w:hAnsi="Cambria Math"/>
                </w:rPr>
                <m:t xml:space="preserve">A</m:t>
              </m:r>
            </m:sub>
          </m:sSub>
          <m:r>
            <w:rPr>
              <w:rFonts w:ascii="Cambria Math" w:hAnsi="Cambria Math"/>
            </w:rPr>
            <m:t xml:space="preserve">=</m:t>
          </m:r>
          <m:f>
            <m:fPr>
              <m:ctrlPr>
                <w:rPr>
                  <w:rFonts w:ascii="Cambria Math" w:hAnsi="Cambria Math"/>
                  <w:i/>
                </w:rPr>
              </m:ctrlPr>
            </m:fPr>
            <m:num>
              <m:r>
                <w:rPr>
                  <w:rFonts w:ascii="Cambria Math" w:hAnsi="Cambria Math"/>
                </w:rPr>
                <m:t xml:space="preserve">730</m:t>
              </m:r>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num>
            <m:den>
              <m:r>
                <w:rPr>
                  <w:rFonts w:ascii="Cambria Math" w:hAnsi="Cambria Math"/>
                </w:rPr>
                <m:t xml:space="preserve">175</m:t>
              </m:r>
            </m:den>
          </m:f>
        </m:oMath>
      </m:oMathPara>
    </w:p>
    <w:p>
      <w:pPr>
        <w:spacing w:before="0" w:after="40"/>
        <w:jc w:val="both"/>
      </w:pPr>
      <w:r>
        <w:rPr>
          <w:rFonts w:ascii="Calibri" w:hAnsi="Calibri" w:eastAsia="Calibri" w:cs="Calibri"/>
          <w:b w:val="0"/>
          <w:i w:val="0"/>
          <w:sz w:val="22"/>
          <w:u w:val="none"/>
        </w:rPr>
        <w:t>Setting marginal revenue equal to the marginal cost of $0.17:</w:t>
      </w:r>
    </w:p>
    <w:p>
      <w:pPr>
        <w:spacing w:before="40" w:after="80"/>
      </w:pPr>
      <m:oMathPara>
        <m:oMath>
          <m:f>
            <m:fPr>
              <m:ctrlPr>
                <w:rPr>
                  <w:rFonts w:ascii="Cambria Math" w:hAnsi="Cambria Math"/>
                  <w:i/>
                </w:rPr>
              </m:ctrlPr>
            </m:fPr>
            <m:num>
              <m:r>
                <w:rPr>
                  <w:rFonts w:ascii="Cambria Math" w:hAnsi="Cambria Math"/>
                </w:rPr>
                <m:t xml:space="preserve">730</m:t>
              </m:r>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num>
            <m:den>
              <m:r>
                <w:rPr>
                  <w:rFonts w:ascii="Cambria Math" w:hAnsi="Cambria Math"/>
                </w:rPr>
                <m:t xml:space="preserve">175</m:t>
              </m:r>
            </m:den>
          </m:f>
          <m:r>
            <w:rPr>
              <w:rFonts w:ascii="Cambria Math" w:hAnsi="Cambria Math"/>
            </w:rPr>
            <m:t xml:space="preserve">=</m:t>
          </m:r>
          <m:r>
            <w:rPr>
              <w:rFonts w:ascii="Cambria Math" w:hAnsi="Cambria Math"/>
            </w:rPr>
            <m:t xml:space="preserve">0.17</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350.13</m:t>
          </m:r>
        </m:oMath>
      </m:oMathPara>
    </w:p>
    <w:p>
      <w:pPr>
        <w:spacing w:before="80" w:after="160"/>
      </w:pPr>
      <m:oMathPara>
        <m:oMath>
          <m:sSub>
            <m:sSubPr>
              <m:ctrlPr>
                <w:rPr>
                  <w:rFonts w:ascii="Cambria Math" w:hAnsi="Cambria Math"/>
                  <w:color w:val="C00000"/>
                  <w:i/>
                </w:rPr>
              </m:ctrlPr>
            </m:sSubPr>
            <m:e>
              <m:r>
                <w:rPr>
                  <w:rFonts w:ascii="Cambria Math" w:hAnsi="Cambria Math"/>
                  <w:color w:val="C00000"/>
                </w:rPr>
                <m:t xml:space="preserve">P</m:t>
              </m:r>
            </m:e>
            <m:sub>
              <m:r>
                <w:rPr>
                  <w:rFonts w:ascii="Cambria Math" w:hAnsi="Cambria Math"/>
                  <w:color w:val="C00000"/>
                </w:rPr>
                <m:t xml:space="preserve">A</m:t>
              </m:r>
            </m:sub>
          </m:sSub>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730</m:t>
              </m:r>
              <m:r>
                <w:rPr>
                  <w:rFonts w:ascii="Cambria Math" w:hAnsi="Cambria Math"/>
                  <w:color w:val="C00000"/>
                </w:rPr>
                <m:t xml:space="preserve">−</m:t>
              </m:r>
              <m:r>
                <w:rPr>
                  <w:rFonts w:ascii="Cambria Math" w:hAnsi="Cambria Math"/>
                  <w:color w:val="C00000"/>
                </w:rPr>
                <m:t xml:space="preserve">350.13</m:t>
              </m:r>
            </m:num>
            <m:den>
              <m:r>
                <w:rPr>
                  <w:rFonts w:ascii="Cambria Math" w:hAnsi="Cambria Math"/>
                  <w:color w:val="C00000"/>
                </w:rPr>
                <m:t xml:space="preserve">175</m:t>
              </m:r>
            </m:den>
          </m:f>
          <m:r>
            <w:rPr>
              <w:rFonts w:ascii="Cambria Math" w:hAnsi="Cambria Math"/>
              <w:color w:val="C00000"/>
            </w:rPr>
            <m:t xml:space="preserve">=</m:t>
          </m:r>
          <m:r>
            <w:rPr>
              <w:rFonts w:ascii="Cambria Math" w:hAnsi="Cambria Math"/>
              <w:color w:val="C00000"/>
            </w:rPr>
            <m:t xml:space="preserve">$2.17</m:t>
          </m:r>
        </m:oMath>
      </m:oMathPara>
    </w:p>
    <w:p>
      <w:pPr>
        <w:spacing w:before="120" w:after="40"/>
        <w:jc w:val="center"/>
      </w:pPr>
      <w:r>
        <w:drawing xmlns:a="http://schemas.openxmlformats.org/drawingml/2006/main">
          <wp:inline distT="0" distB="0" distL="0" distR="0">
            <wp:extent cx="4629817" cy="3236976"/>
            <wp:effectExtent l="0" t="0" r="0" b="0"/>
            <wp:docPr id="101" name="4 - optimal price in Atlanta"/>
            <wp:cNvGraphicFramePr/>
            <a:graphic>
              <a:graphicData uri="http://schemas.microsoft.com/office/word/2010/wordprocessingGroup">
                <wpg:wgp>
                  <wpg:cNvGrpSpPr/>
                  <wpg:grpSpPr>
                    <a:xfrm>
                      <a:off x="0" y="0"/>
                      <a:ext cx="4629817" cy="3236976"/>
                      <a:chOff x="332105" y="45720"/>
                      <a:chExt cx="4629817" cy="3236976"/>
                    </a:xfrm>
                  </wpg:grpSpPr>
                  <wps:wsp>
                    <wps:cNvPr id="2" name="x-axis"/>
                    <wps:cNvSpPr/>
                    <wps:spPr>
                      <a:xfrm>
                        <a:off x="786384" y="3035808"/>
                        <a:ext cx="4096512" cy="1"/>
                      </a:xfrm>
                      <a:prstGeom prst="line">
                        <a:avLst/>
                      </a:prstGeom>
                      <a:noFill/>
                      <a:ln w="15875" cap="rnd">
                        <a:solidFill>
                          <a:srgbClr val="0B2B4E"/>
                        </a:solidFill>
                        <a:round/>
                        <a:tailEnd type="triangle" w="med" len="med"/>
                      </a:ln>
                    </wps:spPr>
                    <wps:bodyPr/>
                  </wps:wsp>
                  <wps:wsp>
                    <wps:cNvPr id="3" name="y-axis"/>
                    <wps:cNvSpPr/>
                    <wps:spPr>
                      <a:xfrm flipV="1">
                        <a:off x="786384" y="265176"/>
                        <a:ext cx="1" cy="2770632"/>
                      </a:xfrm>
                      <a:prstGeom prst="line">
                        <a:avLst/>
                      </a:prstGeom>
                      <a:noFill/>
                      <a:ln w="15875" cap="rnd">
                        <a:solidFill>
                          <a:srgbClr val="0B2B4E"/>
                        </a:solidFill>
                        <a:round/>
                        <a:tailEnd type="triangle" w="med" len="med"/>
                      </a:ln>
                    </wps:spPr>
                    <wps:bodyPr/>
                  </wps:wsp>
                  <wps:wsp>
                    <wps:cNvPr id="4" name="y-axis title"/>
                    <wps:cNvSpPr txBox="1"/>
                    <wps:spPr>
                      <a:xfrm>
                        <a:off x="577406" y="16459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03870" y="308152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D"/>
                    <wps:cNvSpPr/>
                    <wps:spPr>
                      <a:xfrm>
                        <a:off x="786384" y="620050"/>
                        <a:ext cx="3189224" cy="2415758"/>
                      </a:xfrm>
                      <a:prstGeom prst="line">
                        <a:avLst/>
                      </a:prstGeom>
                      <a:noFill/>
                      <a:ln w="22225" cap="rnd">
                        <a:solidFill>
                          <a:srgbClr val="C00000"/>
                        </a:solidFill>
                        <a:round/>
                      </a:ln>
                    </wps:spPr>
                    <wps:bodyPr/>
                  </wps:wsp>
                  <wps:wsp>
                    <wps:cNvPr id="7" name="MR"/>
                    <wps:cNvSpPr/>
                    <wps:spPr>
                      <a:xfrm>
                        <a:off x="786384" y="620050"/>
                        <a:ext cx="1594612" cy="2415758"/>
                      </a:xfrm>
                      <a:prstGeom prst="line">
                        <a:avLst/>
                      </a:prstGeom>
                      <a:noFill/>
                      <a:ln w="22225" cap="rnd">
                        <a:solidFill>
                          <a:srgbClr val="0070C0"/>
                        </a:solidFill>
                        <a:round/>
                      </a:ln>
                    </wps:spPr>
                    <wps:bodyPr/>
                  </wps:wsp>
                  <wps:wsp>
                    <wps:cNvPr id="8" name="MC"/>
                    <wps:cNvSpPr/>
                    <wps:spPr>
                      <a:xfrm>
                        <a:off x="786384" y="2937358"/>
                        <a:ext cx="3931920" cy="1"/>
                      </a:xfrm>
                      <a:prstGeom prst="line">
                        <a:avLst/>
                      </a:prstGeom>
                      <a:noFill/>
                      <a:ln w="22225" cap="rnd">
                        <a:solidFill>
                          <a:srgbClr val="0B2B4E"/>
                        </a:solidFill>
                        <a:round/>
                      </a:ln>
                    </wps:spPr>
                    <wps:bodyPr/>
                  </wps:wsp>
                  <wps:wsp>
                    <wps:cNvPr id="9" name="note"/>
                    <wps:cNvSpPr txBox="1"/>
                    <wps:spPr>
                      <a:xfrm>
                        <a:off x="3273979" y="2102597"/>
                        <a:ext cx="157290"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D</w:t>
                          </w:r>
                        </w:p>
                      </w:txbxContent>
                    </wps:txbx>
                    <wps:bodyPr rot="0" spcFirstLastPara="0" vertOverflow="overflow" horzOverflow="overflow" vert="horz" wrap="square" lIns="0" tIns="0" rIns="0" bIns="0" anchor="ctr" anchorCtr="0">
                      <a:noAutofit/>
                    </wps:bodyPr>
                  </wps:wsp>
                  <wps:wsp>
                    <wps:cNvPr id="10" name="note"/>
                    <wps:cNvSpPr txBox="1"/>
                    <wps:spPr>
                      <a:xfrm>
                        <a:off x="2444780" y="2546452"/>
                        <a:ext cx="263652" cy="201168"/>
                      </a:xfrm>
                      <a:prstGeom prst="rect">
                        <a:avLst/>
                      </a:prstGeom>
                      <a:noFill/>
                      <a:ln>
                        <a:noFill/>
                      </a:ln>
                    </wps:spPr>
                    <wps:txbx>
                      <w:txbxContent>
                        <w:p>
                          <w:pPr>
                            <w:spacing w:before="0" w:after="0" w:line="240" w:lineRule="auto"/>
                            <w:jc w:val="left"/>
                          </w:pPr>
                          <w:r>
                            <w:rPr>
                              <w:rFonts w:ascii="Calibri" w:hAnsi="Calibri" w:cs="Calibri"/>
                              <w:b/>
                              <w:color w:val="0070C0"/>
                              <w:sz w:val="21"/>
                              <w:szCs w:val="21"/>
                            </w:rPr>
                            <w:t xml:space="preserve">MR</w:t>
                          </w:r>
                        </w:p>
                      </w:txbxContent>
                    </wps:txbx>
                    <wps:bodyPr rot="0" spcFirstLastPara="0" vertOverflow="overflow" horzOverflow="overflow" vert="horz" wrap="square" lIns="0" tIns="0" rIns="0" bIns="0" anchor="ctr" anchorCtr="0">
                      <a:noAutofit/>
                    </wps:bodyPr>
                  </wps:wsp>
                  <wps:wsp>
                    <wps:cNvPr id="11" name="note"/>
                    <wps:cNvSpPr txBox="1"/>
                    <wps:spPr>
                      <a:xfrm>
                        <a:off x="977737" y="2728874"/>
                        <a:ext cx="693864" cy="201168"/>
                      </a:xfrm>
                      <a:prstGeom prst="rect">
                        <a:avLst/>
                      </a:prstGeom>
                      <a:noFill/>
                      <a:ln>
                        <a:noFill/>
                      </a:ln>
                    </wps:spPr>
                    <wps:txbx>
                      <w:txbxContent>
                        <w:p>
                          <w:pPr>
                            <w:spacing w:before="0" w:after="0" w:line="240" w:lineRule="auto"/>
                            <w:jc w:val="left"/>
                          </w:pPr>
                          <w:r>
                            <w:rPr>
                              <w:rFonts w:ascii="Calibri" w:hAnsi="Calibri" w:cs="Calibri"/>
                              <w:b/>
                              <w:color w:val="0B2B4E"/>
                              <w:sz w:val="21"/>
                              <w:szCs w:val="21"/>
                            </w:rPr>
                            <w:t xml:space="preserve">MC = $0.17</w:t>
                          </w:r>
                        </w:p>
                      </w:txbxContent>
                    </wps:txbx>
                    <wps:bodyPr rot="0" spcFirstLastPara="0" vertOverflow="overflow" horzOverflow="overflow" vert="horz" wrap="square" lIns="0" tIns="0" rIns="0" bIns="0" anchor="ctr" anchorCtr="0">
                      <a:noAutofit/>
                    </wps:bodyPr>
                  </wps:wsp>
                  <wps:wsp>
                    <wps:cNvPr id="12" name="Q guide"/>
                    <wps:cNvSpPr/>
                    <wps:spPr>
                      <a:xfrm>
                        <a:off x="2316032" y="1779118"/>
                        <a:ext cx="1" cy="1256690"/>
                      </a:xfrm>
                      <a:prstGeom prst="line">
                        <a:avLst/>
                      </a:prstGeom>
                      <a:noFill/>
                      <a:ln w="12700" cap="rnd">
                        <a:solidFill>
                          <a:srgbClr val="555B66"/>
                        </a:solidFill>
                        <a:prstDash val="dash"/>
                        <a:round/>
                      </a:ln>
                    </wps:spPr>
                    <wps:bodyPr/>
                  </wps:wsp>
                  <wps:wsp>
                    <wps:cNvPr id="13" name="P guide"/>
                    <wps:cNvSpPr/>
                    <wps:spPr>
                      <a:xfrm>
                        <a:off x="786384" y="1779118"/>
                        <a:ext cx="1529648" cy="1"/>
                      </a:xfrm>
                      <a:prstGeom prst="line">
                        <a:avLst/>
                      </a:prstGeom>
                      <a:noFill/>
                      <a:ln w="12700" cap="rnd">
                        <a:solidFill>
                          <a:srgbClr val="555B66"/>
                        </a:solidFill>
                        <a:prstDash val="dash"/>
                        <a:round/>
                      </a:ln>
                    </wps:spPr>
                    <wps:bodyPr/>
                  </wps:wsp>
                  <wps:wsp>
                    <wps:cNvPr id="14" name="equilibrium"/>
                    <wps:cNvSpPr/>
                    <wps:spPr>
                      <a:xfrm>
                        <a:off x="2281742" y="1744828"/>
                        <a:ext cx="68580" cy="68580"/>
                      </a:xfrm>
                      <a:prstGeom prst="ellipse">
                        <a:avLst/>
                      </a:prstGeom>
                      <a:solidFill>
                        <a:srgbClr val="E09F3E"/>
                      </a:solidFill>
                      <a:ln>
                        <a:noFill/>
                      </a:ln>
                    </wps:spPr>
                    <wps:bodyPr/>
                  </wps:wsp>
                  <wps:wsp>
                    <wps:cNvPr id="15" name="y tick"/>
                    <wps:cNvSpPr txBox="1"/>
                    <wps:spPr>
                      <a:xfrm>
                        <a:off x="332105" y="1678534"/>
                        <a:ext cx="38112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$2.17</w:t>
                          </w:r>
                        </w:p>
                      </w:txbxContent>
                    </wps:txbx>
                    <wps:bodyPr rot="0" spcFirstLastPara="0" vertOverflow="overflow" horzOverflow="overflow" vert="horz" wrap="square" lIns="0" tIns="0" rIns="0" bIns="0" anchor="ctr" anchorCtr="0">
                      <a:noAutofit/>
                    </wps:bodyPr>
                  </wps:wsp>
                  <wps:wsp>
                    <wps:cNvPr id="16" name="x tick"/>
                    <wps:cNvSpPr txBox="1"/>
                    <wps:spPr>
                      <a:xfrm>
                        <a:off x="2177062" y="3081528"/>
                        <a:ext cx="27794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350</w:t>
                          </w:r>
                        </w:p>
                      </w:txbxContent>
                    </wps:txbx>
                    <wps:bodyPr rot="0" spcFirstLastPara="0" vertOverflow="overflow" horzOverflow="overflow" vert="horz" wrap="square" lIns="0" tIns="0" rIns="0" bIns="0" anchor="ctr" anchorCtr="0">
                      <a:noAutofit/>
                    </wps:bodyPr>
                  </wps:wsp>
                  <wps:wsp>
                    <wps:cNvPr id="17" name="panel title"/>
                    <wps:cNvSpPr txBox="1"/>
                    <wps:spPr>
                      <a:xfrm>
                        <a:off x="2492349" y="45720"/>
                        <a:ext cx="519991" cy="219456"/>
                      </a:xfrm>
                      <a:prstGeom prst="rect">
                        <a:avLst/>
                      </a:prstGeom>
                      <a:noFill/>
                      <a:ln>
                        <a:noFill/>
                      </a:ln>
                    </wps:spPr>
                    <wps:txbx>
                      <w:txbxContent>
                        <w:p>
                          <w:pPr>
                            <w:spacing w:before="0" w:after="0" w:line="240" w:lineRule="auto"/>
                            <w:jc w:val="center"/>
                          </w:pPr>
                          <w:r>
                            <w:rPr>
                              <w:rFonts w:ascii="Calibri" w:hAnsi="Calibri" w:cs="Calibri"/>
                              <w:b/>
                              <w:color w:val="0B2B4E"/>
                              <w:sz w:val="22"/>
                              <w:szCs w:val="22"/>
                            </w:rPr>
                            <w:t xml:space="preserve">Atlanta</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Optimal price in Atlanta: MR = MC at Q = 350.13, priced off demand at $2.17.</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The same steps for </w:t>
      </w:r>
      <w:r>
        <w:rPr>
          <w:rFonts w:ascii="Calibri" w:hAnsi="Calibri" w:eastAsia="Calibri" w:cs="Calibri"/>
          <w:b w:val="0"/>
          <w:i w:val="0"/>
          <w:u w:val="none"/>
        </w:rPr>
        <w:t>San Diego:</w:t>
      </w:r>
    </w:p>
    <w:p>
      <w:pPr>
        <w:spacing w:before="60" w:after="80"/>
      </w:pPr>
      <m:oMathPara>
        <m:oMath>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r>
            <w:rPr>
              <w:rFonts w:ascii="Cambria Math" w:hAnsi="Cambria Math"/>
            </w:rPr>
            <m:t xml:space="preserve">=</m:t>
          </m:r>
          <m:r>
            <w:rPr>
              <w:rFonts w:ascii="Cambria Math" w:hAnsi="Cambria Math"/>
            </w:rPr>
            <m:t xml:space="preserve">855</m:t>
          </m:r>
          <m:r>
            <w:rPr>
              <w:rFonts w:ascii="Cambria Math" w:hAnsi="Cambria Math"/>
            </w:rPr>
            <m:t xml:space="preserve">−</m:t>
          </m:r>
          <m:r>
            <w:rPr>
              <w:rFonts w:ascii="Cambria Math" w:hAnsi="Cambria Math"/>
            </w:rPr>
            <m:t xml:space="preserve">319</m:t>
          </m:r>
          <m:sSub>
            <m:sSubPr>
              <m:ctrlPr>
                <w:rPr>
                  <w:rFonts w:ascii="Cambria Math" w:hAnsi="Cambria Math"/>
                  <w:i/>
                </w:rPr>
              </m:ctrlPr>
            </m:sSubPr>
            <m:e>
              <m:r>
                <w:rPr>
                  <w:rFonts w:ascii="Cambria Math" w:hAnsi="Cambria Math"/>
                </w:rPr>
                <m:t xml:space="preserve">P</m:t>
              </m:r>
            </m:e>
            <m:sub>
              <m:r>
                <w:rPr>
                  <w:rFonts w:ascii="Cambria Math" w:hAnsi="Cambria Math"/>
                </w:rPr>
                <m:t xml:space="preserve">B</m:t>
              </m:r>
            </m:sub>
          </m:sSub>
          <m:r>
            <w:rPr>
              <w:rFonts w:ascii="Cambria Math" w:hAnsi="Cambria Math"/>
            </w:rPr>
            <m:t xml:space="preserve">  ⇒  </m:t>
          </m:r>
          <m:sSub>
            <m:sSubPr>
              <m:ctrlPr>
                <w:rPr>
                  <w:rFonts w:ascii="Cambria Math" w:hAnsi="Cambria Math"/>
                  <w:i/>
                </w:rPr>
              </m:ctrlPr>
            </m:sSubPr>
            <m:e>
              <m:r>
                <w:rPr>
                  <w:rFonts w:ascii="Cambria Math" w:hAnsi="Cambria Math"/>
                </w:rPr>
                <m:t xml:space="preserve">P</m:t>
              </m:r>
            </m:e>
            <m:sub>
              <m:r>
                <w:rPr>
                  <w:rFonts w:ascii="Cambria Math" w:hAnsi="Cambria Math"/>
                </w:rPr>
                <m:t xml:space="preserve">B</m:t>
              </m:r>
            </m:sub>
          </m:sSub>
          <m:r>
            <w:rPr>
              <w:rFonts w:ascii="Cambria Math" w:hAnsi="Cambria Math"/>
            </w:rPr>
            <m:t xml:space="preserve">=</m:t>
          </m:r>
          <m:f>
            <m:fPr>
              <m:ctrlPr>
                <w:rPr>
                  <w:rFonts w:ascii="Cambria Math" w:hAnsi="Cambria Math"/>
                  <w:i/>
                </w:rPr>
              </m:ctrlPr>
            </m:fPr>
            <m:num>
              <m:r>
                <w:rPr>
                  <w:rFonts w:ascii="Cambria Math" w:hAnsi="Cambria Math"/>
                </w:rPr>
                <m:t xml:space="preserve">855</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num>
            <m:den>
              <m:r>
                <w:rPr>
                  <w:rFonts w:ascii="Cambria Math" w:hAnsi="Cambria Math"/>
                </w:rPr>
                <m:t xml:space="preserve">319</m:t>
              </m:r>
            </m:den>
          </m:f>
        </m:oMath>
      </m:oMathPara>
    </w:p>
    <w:p>
      <w:pPr>
        <w:spacing w:before="40" w:after="60"/>
      </w:pPr>
      <m:oMathPara>
        <m:oMath>
          <m:r>
            <m:rPr>
              <m:sty m:val="p"/>
            </m:rPr>
            <w:rPr>
              <w:rFonts w:ascii="Cambria Math" w:hAnsi="Cambria Math"/>
            </w:rPr>
            <m:t xml:space="preserve">TR</m:t>
          </m:r>
          <m:r>
            <w:rPr>
              <w:rFonts w:ascii="Cambria Math" w:hAnsi="Cambria Math"/>
            </w:rPr>
            <m:t xml:space="preserve">=</m:t>
          </m:r>
          <m:f>
            <m:fPr>
              <m:ctrlPr>
                <w:rPr>
                  <w:rFonts w:ascii="Cambria Math" w:hAnsi="Cambria Math"/>
                  <w:i/>
                </w:rPr>
              </m:ctrlPr>
            </m:fPr>
            <m:num>
              <m:r>
                <w:rPr>
                  <w:rFonts w:ascii="Cambria Math" w:hAnsi="Cambria Math"/>
                </w:rPr>
                <m:t xml:space="preserve">855</m:t>
              </m:r>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num>
            <m:den>
              <m:r>
                <w:rPr>
                  <w:rFonts w:ascii="Cambria Math" w:hAnsi="Cambria Math"/>
                </w:rPr>
                <m:t xml:space="preserve">319</m:t>
              </m:r>
            </m:den>
          </m:f>
          <m:r>
            <w:rPr>
              <w:rFonts w:ascii="Cambria Math" w:hAnsi="Cambria Math"/>
            </w:rPr>
            <m:t xml:space="preserve">−</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e>
                <m:sup>
                  <m:r>
                    <m:rPr>
                      <m:sty m:val="p"/>
                    </m:rPr>
                    <w:rPr>
                      <w:rFonts w:ascii="Cambria Math" w:hAnsi="Cambria Math"/>
                    </w:rPr>
                    <m:t xml:space="preserve">2</m:t>
                  </m:r>
                </m:sup>
              </m:sSup>
            </m:num>
            <m:den>
              <m:r>
                <w:rPr>
                  <w:rFonts w:ascii="Cambria Math" w:hAnsi="Cambria Math"/>
                </w:rPr>
                <m:t xml:space="preserve">319</m:t>
              </m:r>
            </m:den>
          </m:f>
        </m:oMath>
      </m:oMathPara>
    </w:p>
    <w:p>
      <w:pPr>
        <w:spacing w:before="40" w:after="80"/>
      </w:pPr>
      <m:oMathPara>
        <m:oMath>
          <m:sSub>
            <m:sSubPr>
              <m:ctrlPr>
                <w:rPr>
                  <w:rFonts w:ascii="Cambria Math" w:hAnsi="Cambria Math"/>
                  <w:i/>
                </w:rPr>
              </m:ctrlPr>
            </m:sSubPr>
            <m:e>
              <m:r>
                <m:rPr>
                  <m:sty m:val="p"/>
                </m:rPr>
                <w:rPr>
                  <w:rFonts w:ascii="Cambria Math" w:hAnsi="Cambria Math"/>
                </w:rPr>
                <m:t xml:space="preserve">MR</m:t>
              </m:r>
            </m:e>
            <m:sub>
              <m:r>
                <w:rPr>
                  <w:rFonts w:ascii="Cambria Math" w:hAnsi="Cambria Math"/>
                </w:rPr>
                <m:t xml:space="preserve">B</m:t>
              </m:r>
            </m:sub>
          </m:sSub>
          <m:r>
            <w:rPr>
              <w:rFonts w:ascii="Cambria Math" w:hAnsi="Cambria Math"/>
            </w:rPr>
            <m:t xml:space="preserve">=</m:t>
          </m:r>
          <m:f>
            <m:fPr>
              <m:ctrlPr>
                <w:rPr>
                  <w:rFonts w:ascii="Cambria Math" w:hAnsi="Cambria Math"/>
                  <w:i/>
                </w:rPr>
              </m:ctrlPr>
            </m:fPr>
            <m:num>
              <m:r>
                <w:rPr>
                  <w:rFonts w:ascii="Cambria Math" w:hAnsi="Cambria Math"/>
                </w:rPr>
                <m:t xml:space="preserve">855</m:t>
              </m:r>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num>
            <m:den>
              <m:r>
                <w:rPr>
                  <w:rFonts w:ascii="Cambria Math" w:hAnsi="Cambria Math"/>
                </w:rPr>
                <m:t xml:space="preserve">319</m:t>
              </m:r>
            </m:den>
          </m:f>
        </m:oMath>
      </m:oMathPara>
    </w:p>
    <w:p>
      <w:pPr>
        <w:spacing w:before="0" w:after="40"/>
        <w:jc w:val="both"/>
      </w:pPr>
      <w:r>
        <w:rPr>
          <w:rFonts w:ascii="Calibri" w:hAnsi="Calibri" w:eastAsia="Calibri" w:cs="Calibri"/>
          <w:b w:val="0"/>
          <w:i w:val="0"/>
          <w:sz w:val="22"/>
          <w:u w:val="none"/>
        </w:rPr>
        <w:t>Setting marginal revenue equal to the marginal cost of $0.17:</w:t>
      </w:r>
    </w:p>
    <w:p>
      <w:pPr>
        <w:spacing w:before="40" w:after="80"/>
      </w:pPr>
      <m:oMathPara>
        <m:oMath>
          <m:f>
            <m:fPr>
              <m:ctrlPr>
                <w:rPr>
                  <w:rFonts w:ascii="Cambria Math" w:hAnsi="Cambria Math"/>
                  <w:i/>
                </w:rPr>
              </m:ctrlPr>
            </m:fPr>
            <m:num>
              <m:r>
                <w:rPr>
                  <w:rFonts w:ascii="Cambria Math" w:hAnsi="Cambria Math"/>
                </w:rPr>
                <m:t xml:space="preserve">855</m:t>
              </m:r>
              <m:r>
                <w:rPr>
                  <w:rFonts w:ascii="Cambria Math" w:hAnsi="Cambria Math"/>
                </w:rPr>
                <m:t xml:space="preserve">−</m:t>
              </m:r>
              <m:r>
                <w:rPr>
                  <w:rFonts w:ascii="Cambria Math" w:hAnsi="Cambria Math"/>
                </w:rPr>
                <m:t xml:space="preserve">2</m:t>
              </m:r>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num>
            <m:den>
              <m:r>
                <w:rPr>
                  <w:rFonts w:ascii="Cambria Math" w:hAnsi="Cambria Math"/>
                </w:rPr>
                <m:t xml:space="preserve">319</m:t>
              </m:r>
            </m:den>
          </m:f>
          <m:r>
            <w:rPr>
              <w:rFonts w:ascii="Cambria Math" w:hAnsi="Cambria Math"/>
            </w:rPr>
            <m:t xml:space="preserve">=</m:t>
          </m:r>
          <m:r>
            <w:rPr>
              <w:rFonts w:ascii="Cambria Math" w:hAnsi="Cambria Math"/>
            </w:rPr>
            <m:t xml:space="preserve">0.17</m:t>
          </m:r>
          <m:r>
            <w:rPr>
              <w:rFonts w:ascii="Cambria Math" w:hAnsi="Cambria Math"/>
            </w:rPr>
            <m:t xml:space="preserve">  ⇒  </m:t>
          </m:r>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r>
            <w:rPr>
              <w:rFonts w:ascii="Cambria Math" w:hAnsi="Cambria Math"/>
            </w:rPr>
            <m:t xml:space="preserve">=</m:t>
          </m:r>
          <m:r>
            <w:rPr>
              <w:rFonts w:ascii="Cambria Math" w:hAnsi="Cambria Math"/>
            </w:rPr>
            <m:t xml:space="preserve">400.38</m:t>
          </m:r>
        </m:oMath>
      </m:oMathPara>
    </w:p>
    <w:p>
      <w:pPr>
        <w:spacing w:before="80" w:after="160"/>
      </w:pPr>
      <m:oMathPara>
        <m:oMath>
          <m:sSub>
            <m:sSubPr>
              <m:ctrlPr>
                <w:rPr>
                  <w:rFonts w:ascii="Cambria Math" w:hAnsi="Cambria Math"/>
                  <w:color w:val="C00000"/>
                  <w:i/>
                </w:rPr>
              </m:ctrlPr>
            </m:sSubPr>
            <m:e>
              <m:r>
                <w:rPr>
                  <w:rFonts w:ascii="Cambria Math" w:hAnsi="Cambria Math"/>
                  <w:color w:val="C00000"/>
                </w:rPr>
                <m:t xml:space="preserve">P</m:t>
              </m:r>
            </m:e>
            <m:sub>
              <m:r>
                <w:rPr>
                  <w:rFonts w:ascii="Cambria Math" w:hAnsi="Cambria Math"/>
                  <w:color w:val="C00000"/>
                </w:rPr>
                <m:t xml:space="preserve">B</m:t>
              </m:r>
            </m:sub>
          </m:sSub>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855</m:t>
              </m:r>
              <m:r>
                <w:rPr>
                  <w:rFonts w:ascii="Cambria Math" w:hAnsi="Cambria Math"/>
                  <w:color w:val="C00000"/>
                </w:rPr>
                <m:t xml:space="preserve">−</m:t>
              </m:r>
              <m:r>
                <w:rPr>
                  <w:rFonts w:ascii="Cambria Math" w:hAnsi="Cambria Math"/>
                  <w:color w:val="C00000"/>
                </w:rPr>
                <m:t xml:space="preserve">400.38</m:t>
              </m:r>
            </m:num>
            <m:den>
              <m:r>
                <w:rPr>
                  <w:rFonts w:ascii="Cambria Math" w:hAnsi="Cambria Math"/>
                  <w:color w:val="C00000"/>
                </w:rPr>
                <m:t xml:space="preserve">319</m:t>
              </m:r>
            </m:den>
          </m:f>
          <m:r>
            <w:rPr>
              <w:rFonts w:ascii="Cambria Math" w:hAnsi="Cambria Math"/>
              <w:color w:val="C00000"/>
            </w:rPr>
            <m:t xml:space="preserve">=</m:t>
          </m:r>
          <m:r>
            <w:rPr>
              <w:rFonts w:ascii="Cambria Math" w:hAnsi="Cambria Math"/>
              <w:color w:val="C00000"/>
            </w:rPr>
            <m:t xml:space="preserve">$1.43</m:t>
          </m:r>
        </m:oMath>
      </m:oMathPara>
    </w:p>
    <w:p>
      <w:pPr>
        <w:spacing w:before="120" w:after="40"/>
        <w:jc w:val="center"/>
      </w:pPr>
      <w:r>
        <w:drawing xmlns:a="http://schemas.openxmlformats.org/drawingml/2006/main">
          <wp:inline distT="0" distB="0" distL="0" distR="0">
            <wp:extent cx="4629817" cy="3236976"/>
            <wp:effectExtent l="0" t="0" r="0" b="0"/>
            <wp:docPr id="101" name="4 - optimal price in San Diego"/>
            <wp:cNvGraphicFramePr/>
            <a:graphic>
              <a:graphicData uri="http://schemas.microsoft.com/office/word/2010/wordprocessingGroup">
                <wpg:wgp>
                  <wpg:cNvGrpSpPr/>
                  <wpg:grpSpPr>
                    <a:xfrm>
                      <a:off x="0" y="0"/>
                      <a:ext cx="4629817" cy="3236976"/>
                      <a:chOff x="332105" y="45720"/>
                      <a:chExt cx="4629817" cy="3236976"/>
                    </a:xfrm>
                  </wpg:grpSpPr>
                  <wps:wsp>
                    <wps:cNvPr id="2" name="x-axis"/>
                    <wps:cNvSpPr/>
                    <wps:spPr>
                      <a:xfrm>
                        <a:off x="786384" y="3035808"/>
                        <a:ext cx="4096512" cy="1"/>
                      </a:xfrm>
                      <a:prstGeom prst="line">
                        <a:avLst/>
                      </a:prstGeom>
                      <a:noFill/>
                      <a:ln w="15875" cap="rnd">
                        <a:solidFill>
                          <a:srgbClr val="0B2B4E"/>
                        </a:solidFill>
                        <a:round/>
                        <a:tailEnd type="triangle" w="med" len="med"/>
                      </a:ln>
                    </wps:spPr>
                    <wps:bodyPr/>
                  </wps:wsp>
                  <wps:wsp>
                    <wps:cNvPr id="3" name="y-axis"/>
                    <wps:cNvSpPr/>
                    <wps:spPr>
                      <a:xfrm flipV="1">
                        <a:off x="786384" y="265176"/>
                        <a:ext cx="1" cy="2770632"/>
                      </a:xfrm>
                      <a:prstGeom prst="line">
                        <a:avLst/>
                      </a:prstGeom>
                      <a:noFill/>
                      <a:ln w="15875" cap="rnd">
                        <a:solidFill>
                          <a:srgbClr val="0B2B4E"/>
                        </a:solidFill>
                        <a:round/>
                        <a:tailEnd type="triangle" w="med" len="med"/>
                      </a:ln>
                    </wps:spPr>
                    <wps:bodyPr/>
                  </wps:wsp>
                  <wps:wsp>
                    <wps:cNvPr id="4" name="y-axis title"/>
                    <wps:cNvSpPr txBox="1"/>
                    <wps:spPr>
                      <a:xfrm>
                        <a:off x="577406" y="16459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03870" y="308152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D"/>
                    <wps:cNvSpPr/>
                    <wps:spPr>
                      <a:xfrm>
                        <a:off x="786384" y="1483621"/>
                        <a:ext cx="3735324" cy="1552187"/>
                      </a:xfrm>
                      <a:prstGeom prst="line">
                        <a:avLst/>
                      </a:prstGeom>
                      <a:noFill/>
                      <a:ln w="22225" cap="rnd">
                        <a:solidFill>
                          <a:srgbClr val="C00000"/>
                        </a:solidFill>
                        <a:round/>
                      </a:ln>
                    </wps:spPr>
                    <wps:bodyPr/>
                  </wps:wsp>
                  <wps:wsp>
                    <wps:cNvPr id="7" name="MR"/>
                    <wps:cNvSpPr/>
                    <wps:spPr>
                      <a:xfrm>
                        <a:off x="786384" y="1483621"/>
                        <a:ext cx="1867662" cy="1552187"/>
                      </a:xfrm>
                      <a:prstGeom prst="line">
                        <a:avLst/>
                      </a:prstGeom>
                      <a:noFill/>
                      <a:ln w="22225" cap="rnd">
                        <a:solidFill>
                          <a:srgbClr val="0070C0"/>
                        </a:solidFill>
                        <a:round/>
                      </a:ln>
                    </wps:spPr>
                    <wps:bodyPr/>
                  </wps:wsp>
                  <wps:wsp>
                    <wps:cNvPr id="8" name="MC"/>
                    <wps:cNvSpPr/>
                    <wps:spPr>
                      <a:xfrm>
                        <a:off x="786384" y="2937358"/>
                        <a:ext cx="3931920" cy="1"/>
                      </a:xfrm>
                      <a:prstGeom prst="line">
                        <a:avLst/>
                      </a:prstGeom>
                      <a:noFill/>
                      <a:ln w="22225" cap="rnd">
                        <a:solidFill>
                          <a:srgbClr val="0B2B4E"/>
                        </a:solidFill>
                        <a:round/>
                      </a:ln>
                    </wps:spPr>
                    <wps:bodyPr/>
                  </wps:wsp>
                  <wps:wsp>
                    <wps:cNvPr id="9" name="note"/>
                    <wps:cNvSpPr txBox="1"/>
                    <wps:spPr>
                      <a:xfrm>
                        <a:off x="3699937" y="2361669"/>
                        <a:ext cx="157290"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D</w:t>
                          </w:r>
                        </w:p>
                      </w:txbxContent>
                    </wps:txbx>
                    <wps:bodyPr rot="0" spcFirstLastPara="0" vertOverflow="overflow" horzOverflow="overflow" vert="horz" wrap="square" lIns="0" tIns="0" rIns="0" bIns="0" anchor="ctr" anchorCtr="0">
                      <a:noAutofit/>
                    </wps:bodyPr>
                  </wps:wsp>
                  <wps:wsp>
                    <wps:cNvPr id="10" name="note"/>
                    <wps:cNvSpPr txBox="1"/>
                    <wps:spPr>
                      <a:xfrm>
                        <a:off x="2728752" y="2546452"/>
                        <a:ext cx="263652" cy="201168"/>
                      </a:xfrm>
                      <a:prstGeom prst="rect">
                        <a:avLst/>
                      </a:prstGeom>
                      <a:noFill/>
                      <a:ln>
                        <a:noFill/>
                      </a:ln>
                    </wps:spPr>
                    <wps:txbx>
                      <w:txbxContent>
                        <w:p>
                          <w:pPr>
                            <w:spacing w:before="0" w:after="0" w:line="240" w:lineRule="auto"/>
                            <w:jc w:val="left"/>
                          </w:pPr>
                          <w:r>
                            <w:rPr>
                              <w:rFonts w:ascii="Calibri" w:hAnsi="Calibri" w:cs="Calibri"/>
                              <w:b/>
                              <w:color w:val="0070C0"/>
                              <w:sz w:val="21"/>
                              <w:szCs w:val="21"/>
                            </w:rPr>
                            <w:t xml:space="preserve">MR</w:t>
                          </w:r>
                        </w:p>
                      </w:txbxContent>
                    </wps:txbx>
                    <wps:bodyPr rot="0" spcFirstLastPara="0" vertOverflow="overflow" horzOverflow="overflow" vert="horz" wrap="square" lIns="0" tIns="0" rIns="0" bIns="0" anchor="ctr" anchorCtr="0">
                      <a:noAutofit/>
                    </wps:bodyPr>
                  </wps:wsp>
                  <wps:wsp>
                    <wps:cNvPr id="11" name="note"/>
                    <wps:cNvSpPr txBox="1"/>
                    <wps:spPr>
                      <a:xfrm>
                        <a:off x="1010503" y="2728874"/>
                        <a:ext cx="693864" cy="201168"/>
                      </a:xfrm>
                      <a:prstGeom prst="rect">
                        <a:avLst/>
                      </a:prstGeom>
                      <a:noFill/>
                      <a:ln>
                        <a:noFill/>
                      </a:ln>
                    </wps:spPr>
                    <wps:txbx>
                      <w:txbxContent>
                        <w:p>
                          <w:pPr>
                            <w:spacing w:before="0" w:after="0" w:line="240" w:lineRule="auto"/>
                            <w:jc w:val="left"/>
                          </w:pPr>
                          <w:r>
                            <w:rPr>
                              <w:rFonts w:ascii="Calibri" w:hAnsi="Calibri" w:cs="Calibri"/>
                              <w:b/>
                              <w:color w:val="0B2B4E"/>
                              <w:sz w:val="21"/>
                              <w:szCs w:val="21"/>
                            </w:rPr>
                            <w:t xml:space="preserve">MC = $0.17</w:t>
                          </w:r>
                        </w:p>
                      </w:txbxContent>
                    </wps:txbx>
                    <wps:bodyPr rot="0" spcFirstLastPara="0" vertOverflow="overflow" horzOverflow="overflow" vert="horz" wrap="square" lIns="0" tIns="0" rIns="0" bIns="0" anchor="ctr" anchorCtr="0">
                      <a:noAutofit/>
                    </wps:bodyPr>
                  </wps:wsp>
                  <wps:wsp>
                    <wps:cNvPr id="12" name="Q guide"/>
                    <wps:cNvSpPr/>
                    <wps:spPr>
                      <a:xfrm>
                        <a:off x="2535564" y="2207666"/>
                        <a:ext cx="1" cy="828142"/>
                      </a:xfrm>
                      <a:prstGeom prst="line">
                        <a:avLst/>
                      </a:prstGeom>
                      <a:noFill/>
                      <a:ln w="12700" cap="rnd">
                        <a:solidFill>
                          <a:srgbClr val="555B66"/>
                        </a:solidFill>
                        <a:prstDash val="dash"/>
                        <a:round/>
                      </a:ln>
                    </wps:spPr>
                    <wps:bodyPr/>
                  </wps:wsp>
                  <wps:wsp>
                    <wps:cNvPr id="13" name="P guide"/>
                    <wps:cNvSpPr/>
                    <wps:spPr>
                      <a:xfrm>
                        <a:off x="786384" y="2207666"/>
                        <a:ext cx="1749180" cy="1"/>
                      </a:xfrm>
                      <a:prstGeom prst="line">
                        <a:avLst/>
                      </a:prstGeom>
                      <a:noFill/>
                      <a:ln w="12700" cap="rnd">
                        <a:solidFill>
                          <a:srgbClr val="555B66"/>
                        </a:solidFill>
                        <a:prstDash val="dash"/>
                        <a:round/>
                      </a:ln>
                    </wps:spPr>
                    <wps:bodyPr/>
                  </wps:wsp>
                  <wps:wsp>
                    <wps:cNvPr id="14" name="equilibrium"/>
                    <wps:cNvSpPr/>
                    <wps:spPr>
                      <a:xfrm>
                        <a:off x="2501274" y="2173376"/>
                        <a:ext cx="68580" cy="68580"/>
                      </a:xfrm>
                      <a:prstGeom prst="ellipse">
                        <a:avLst/>
                      </a:prstGeom>
                      <a:solidFill>
                        <a:srgbClr val="E09F3E"/>
                      </a:solidFill>
                      <a:ln>
                        <a:noFill/>
                      </a:ln>
                    </wps:spPr>
                    <wps:bodyPr/>
                  </wps:wsp>
                  <wps:wsp>
                    <wps:cNvPr id="15" name="y tick"/>
                    <wps:cNvSpPr txBox="1"/>
                    <wps:spPr>
                      <a:xfrm>
                        <a:off x="332105" y="2107082"/>
                        <a:ext cx="38112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$1.43</w:t>
                          </w:r>
                        </w:p>
                      </w:txbxContent>
                    </wps:txbx>
                    <wps:bodyPr rot="0" spcFirstLastPara="0" vertOverflow="overflow" horzOverflow="overflow" vert="horz" wrap="square" lIns="0" tIns="0" rIns="0" bIns="0" anchor="ctr" anchorCtr="0">
                      <a:noAutofit/>
                    </wps:bodyPr>
                  </wps:wsp>
                  <wps:wsp>
                    <wps:cNvPr id="16" name="x tick"/>
                    <wps:cNvSpPr txBox="1"/>
                    <wps:spPr>
                      <a:xfrm>
                        <a:off x="2396594" y="3081528"/>
                        <a:ext cx="27794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400</w:t>
                          </w:r>
                        </w:p>
                      </w:txbxContent>
                    </wps:txbx>
                    <wps:bodyPr rot="0" spcFirstLastPara="0" vertOverflow="overflow" horzOverflow="overflow" vert="horz" wrap="square" lIns="0" tIns="0" rIns="0" bIns="0" anchor="ctr" anchorCtr="0">
                      <a:noAutofit/>
                    </wps:bodyPr>
                  </wps:wsp>
                  <wps:wsp>
                    <wps:cNvPr id="17" name="panel title"/>
                    <wps:cNvSpPr txBox="1"/>
                    <wps:spPr>
                      <a:xfrm>
                        <a:off x="2419286" y="45720"/>
                        <a:ext cx="666115" cy="219456"/>
                      </a:xfrm>
                      <a:prstGeom prst="rect">
                        <a:avLst/>
                      </a:prstGeom>
                      <a:noFill/>
                      <a:ln>
                        <a:noFill/>
                      </a:ln>
                    </wps:spPr>
                    <wps:txbx>
                      <w:txbxContent>
                        <w:p>
                          <w:pPr>
                            <w:spacing w:before="0" w:after="0" w:line="240" w:lineRule="auto"/>
                            <w:jc w:val="center"/>
                          </w:pPr>
                          <w:r>
                            <w:rPr>
                              <w:rFonts w:ascii="Calibri" w:hAnsi="Calibri" w:cs="Calibri"/>
                              <w:b/>
                              <w:color w:val="0B2B4E"/>
                              <w:sz w:val="22"/>
                              <w:szCs w:val="22"/>
                            </w:rPr>
                            <w:t xml:space="preserve">San Diego</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Optimal price in San Diego: MR = MC at Q = 400.38, priced off demand at $1.43.</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 xml:space="preserve">Using </w:t>
      </w:r>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D</m:t>
            </m:r>
          </m:sub>
        </m:sSub>
        <m:r>
          <w:rPr>
            <w:rFonts w:ascii="Cambria Math" w:hAnsi="Cambria Math"/>
          </w:rPr>
          <m:t xml:space="preserve">=</m:t>
        </m:r>
        <m:f>
          <m:fPr>
            <m:ctrlPr>
              <w:rPr>
                <w:rFonts w:ascii="Cambria Math" w:hAnsi="Cambria Math"/>
                <w:i/>
              </w:rPr>
            </m:ctrlPr>
          </m:fPr>
          <m:num>
            <m:r>
              <m:rPr>
                <m:sty m:val="p"/>
              </m:rPr>
              <w:rPr>
                <w:rFonts w:ascii="Cambria Math" w:hAnsi="Cambria Math"/>
              </w:rPr>
              <m:t xml:space="preserve">d</m:t>
            </m:r>
            <m:r>
              <w:rPr>
                <w:rFonts w:ascii="Cambria Math" w:hAnsi="Cambria Math"/>
              </w:rPr>
              <m:t xml:space="preserve">Q</m:t>
            </m:r>
          </m:num>
          <m:den>
            <m:r>
              <m:rPr>
                <m:sty m:val="p"/>
              </m:rPr>
              <w:rPr>
                <w:rFonts w:ascii="Cambria Math" w:hAnsi="Cambria Math"/>
              </w:rPr>
              <m:t xml:space="preserve">d</m:t>
            </m:r>
            <m:r>
              <w:rPr>
                <w:rFonts w:ascii="Cambria Math" w:hAnsi="Cambria Math"/>
              </w:rPr>
              <m:t xml:space="preserve">P</m:t>
            </m:r>
          </m:den>
        </m:f>
        <m:r>
          <w:rPr>
            <w:rFonts w:ascii="Cambria Math" w:hAnsi="Cambria Math"/>
          </w:rPr>
          <m:t xml:space="preserve">×</m:t>
        </m:r>
        <m:f>
          <m:fPr>
            <m:ctrlPr>
              <w:rPr>
                <w:rFonts w:ascii="Cambria Math" w:hAnsi="Cambria Math"/>
                <w:i/>
              </w:rPr>
            </m:ctrlPr>
          </m:fPr>
          <m:num>
            <m:r>
              <w:rPr>
                <w:rFonts w:ascii="Cambria Math" w:hAnsi="Cambria Math"/>
              </w:rPr>
              <m:t xml:space="preserve">P</m:t>
            </m:r>
          </m:num>
          <m:den>
            <m:r>
              <w:rPr>
                <w:rFonts w:ascii="Cambria Math" w:hAnsi="Cambria Math"/>
              </w:rPr>
              <m:t xml:space="preserve">Q</m:t>
            </m:r>
          </m:den>
        </m:f>
      </m:oMath>
      <w:r>
        <w:rPr>
          <w:rFonts w:ascii="Calibri" w:hAnsi="Calibri" w:eastAsia="Calibri" w:cs="Calibri"/>
          <w:b w:val="0"/>
          <w:i w:val="0"/>
          <w:u w:val="none"/>
        </w:rPr>
        <w:t>, with the slopes read straight off the demand functions:</w:t>
      </w:r>
    </w:p>
    <w:p>
      <w:pPr>
        <w:spacing w:before="80" w:after="160"/>
      </w:pPr>
      <m:oMathPara>
        <m:oMath>
          <m:sSub>
            <m:sSubPr>
              <m:ctrlPr>
                <w:rPr>
                  <w:rFonts w:ascii="Cambria Math" w:hAnsi="Cambria Math"/>
                  <w:color w:val="C00000"/>
                  <w:i/>
                </w:rPr>
              </m:ctrlPr>
            </m:sSubPr>
            <m:e>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e>
            <m:sub>
              <m:r>
                <w:rPr>
                  <w:rFonts w:ascii="Cambria Math" w:hAnsi="Cambria Math"/>
                  <w:color w:val="C00000"/>
                </w:rPr>
                <m:t xml:space="preserve">A</m:t>
              </m:r>
            </m:sub>
          </m:sSub>
          <m:r>
            <w:rPr>
              <w:rFonts w:ascii="Cambria Math" w:hAnsi="Cambria Math"/>
              <w:color w:val="C00000"/>
            </w:rPr>
            <m:t xml:space="preserve">=</m:t>
          </m:r>
          <m:r>
            <w:rPr>
              <w:rFonts w:ascii="Cambria Math" w:hAnsi="Cambria Math"/>
              <w:color w:val="C00000"/>
            </w:rPr>
            <m:t xml:space="preserve">−175</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2.17</m:t>
              </m:r>
            </m:num>
            <m:den>
              <m:r>
                <w:rPr>
                  <w:rFonts w:ascii="Cambria Math" w:hAnsi="Cambria Math"/>
                  <w:color w:val="C00000"/>
                </w:rPr>
                <m:t xml:space="preserve">350.13</m:t>
              </m:r>
            </m:den>
          </m:f>
          <m:r>
            <w:rPr>
              <w:rFonts w:ascii="Cambria Math" w:hAnsi="Cambria Math"/>
              <w:color w:val="C00000"/>
            </w:rPr>
            <m:t xml:space="preserve">=</m:t>
          </m:r>
          <m:r>
            <w:rPr>
              <w:rFonts w:ascii="Cambria Math" w:hAnsi="Cambria Math"/>
              <w:color w:val="C00000"/>
            </w:rPr>
            <m:t xml:space="preserve">−1.08</m:t>
          </m:r>
        </m:oMath>
      </m:oMathPara>
    </w:p>
    <w:p>
      <w:pPr>
        <w:spacing w:before="40" w:after="160"/>
      </w:pPr>
      <m:oMathPara>
        <m:oMath>
          <m:sSub>
            <m:sSubPr>
              <m:ctrlPr>
                <w:rPr>
                  <w:rFonts w:ascii="Cambria Math" w:hAnsi="Cambria Math"/>
                  <w:color w:val="C00000"/>
                  <w:i/>
                </w:rPr>
              </m:ctrlPr>
            </m:sSubPr>
            <m:e>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e>
            <m:sub>
              <m:r>
                <w:rPr>
                  <w:rFonts w:ascii="Cambria Math" w:hAnsi="Cambria Math"/>
                  <w:color w:val="C00000"/>
                </w:rPr>
                <m:t xml:space="preserve">B</m:t>
              </m:r>
            </m:sub>
          </m:sSub>
          <m:r>
            <w:rPr>
              <w:rFonts w:ascii="Cambria Math" w:hAnsi="Cambria Math"/>
              <w:color w:val="C00000"/>
            </w:rPr>
            <m:t xml:space="preserve">=</m:t>
          </m:r>
          <m:r>
            <w:rPr>
              <w:rFonts w:ascii="Cambria Math" w:hAnsi="Cambria Math"/>
              <w:color w:val="C00000"/>
            </w:rPr>
            <m:t xml:space="preserve">−319</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1.43</m:t>
              </m:r>
            </m:num>
            <m:den>
              <m:r>
                <w:rPr>
                  <w:rFonts w:ascii="Cambria Math" w:hAnsi="Cambria Math"/>
                  <w:color w:val="C00000"/>
                </w:rPr>
                <m:t xml:space="preserve">400.38</m:t>
              </m:r>
            </m:den>
          </m:f>
          <m:r>
            <w:rPr>
              <w:rFonts w:ascii="Cambria Math" w:hAnsi="Cambria Math"/>
              <w:color w:val="C00000"/>
            </w:rPr>
            <m:t xml:space="preserve">=</m:t>
          </m:r>
          <m:r>
            <w:rPr>
              <w:rFonts w:ascii="Cambria Math" w:hAnsi="Cambria Math"/>
              <w:color w:val="C00000"/>
            </w:rPr>
            <m:t xml:space="preserve">−1.14</m:t>
          </m:r>
        </m:oMath>
      </m:oMathPara>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Yes, they do. We learned that, everything else being equal, we want to charge higher prices in less elastic markets. Atlanta is the less elastic market here (|</w:t>
      </w:r>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D</m:t>
            </m:r>
          </m:sub>
        </m:sSub>
      </m:oMath>
      <w:r>
        <w:rPr>
          <w:rFonts w:ascii="Calibri" w:hAnsi="Calibri" w:eastAsia="Calibri" w:cs="Calibri"/>
          <w:b w:val="0"/>
          <w:i w:val="0"/>
          <w:u w:val="none"/>
        </w:rPr>
        <w:t>| = 1.08 against 1.14 in San Diego), and it is also the market with the higher optimal price ($2.17 against $1.43).</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 xml:space="preserve">This may lead to the problem of </w:t>
      </w:r>
      <w:r>
        <w:rPr>
          <w:rFonts w:ascii="Calibri" w:hAnsi="Calibri" w:eastAsia="Calibri" w:cs="Calibri"/>
          <w:b/>
          <w:i w:val="0"/>
          <w:u w:val="none"/>
        </w:rPr>
        <w:t>parallel imports</w:t>
      </w:r>
      <w:r>
        <w:rPr>
          <w:rFonts w:ascii="Calibri" w:hAnsi="Calibri" w:eastAsia="Calibri" w:cs="Calibri"/>
          <w:b w:val="0"/>
          <w:i w:val="0"/>
          <w:u w:val="none"/>
        </w:rPr>
        <w:t>. Selling the same item at different prices may result in traders purchasing at the lower price in San Diego and shipping the avocados to Atlanta, where the price is higher. That threat would undercut the firm’s pricing policy and may cause it to abandon the price discrimination scheme.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Working Interactively with AI: The Future of Work</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Course-wide – marginal analysis applied to tasks; O*NET occupational data</w:t>
      </w:r>
    </w:p>
    <w:p>
      <w:pPr>
        <w:keepNext/>
        <w:spacing w:before="200" w:after="100"/>
      </w:pPr>
      <w:r>
        <w:rPr>
          <w:rFonts w:ascii="Calibri" w:hAnsi="Calibri" w:eastAsia="Calibri" w:cs="Calibri"/>
          <w:b/>
          <w:i w:val="0"/>
          <w:color w:val="0B2B4E"/>
          <w:sz w:val="24"/>
          <w:u w:val="none"/>
        </w:rPr>
        <w:t>Step 1 (2 points) — Choosing the Occupations</w:t>
      </w:r>
    </w:p>
    <w:p>
      <w:pPr>
        <w:spacing w:before="0" w:after="180"/>
        <w:jc w:val="both"/>
      </w:pPr>
      <w:r>
        <w:rPr>
          <w:rFonts w:ascii="Calibri" w:hAnsi="Calibri" w:eastAsia="Calibri" w:cs="Calibri"/>
          <w:b w:val="0"/>
          <w:i w:val="0"/>
          <w:sz w:val="22"/>
          <w:u w:val="none"/>
        </w:rPr>
        <w:t>For this solution we focus on two occupations that are quite different from each other in terms of daily activities and required skills: Lawyers (SOC 23-1011.00) and Human Resources Managers (SOC 11-3121.00).</w:t>
      </w:r>
    </w:p>
    <w:p>
      <w:pPr>
        <w:keepNext/>
        <w:spacing w:before="240" w:after="100"/>
      </w:pPr>
      <w:r>
        <w:rPr>
          <w:rFonts w:ascii="Calibri" w:hAnsi="Calibri" w:eastAsia="Calibri" w:cs="Calibri"/>
          <w:b/>
          <w:i w:val="0"/>
          <w:color w:val="0B2B4E"/>
          <w:sz w:val="24"/>
          <w:u w:val="none"/>
        </w:rPr>
        <w:t>Step 2 (5 points) — Listing and Classifying Tasks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224"/>
        <w:gridCol w:w="5400"/>
        <w:gridCol w:w="1440"/>
        <w:gridCol w:w="864"/>
      </w:tblGrid>
      <w:tr>
        <w:trPr>
          <w:cantSplit/>
        </w:trPr>
        <w:tc>
          <w:tcPr>
            <w:tcW w:type="dxa" w:w="122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Importance (A)</w:t>
            </w:r>
          </w:p>
        </w:tc>
        <w:tc>
          <w:tcPr>
            <w:tcW w:type="dxa" w:w="5400"/>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7"/>
                <w:u w:val="none"/>
              </w:rPr>
              <w:t>Task</w:t>
            </w:r>
          </w:p>
        </w:tc>
        <w:tc>
          <w:tcPr>
            <w:tcW w:type="dxa" w:w="1440"/>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AI-replacement (B)</w:t>
            </w:r>
          </w:p>
        </w:tc>
        <w:tc>
          <w:tcPr>
            <w:tcW w:type="dxa" w:w="86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A × B</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89</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Interpret laws, rulings, and regulations for individuals and businesses.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89</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85</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Analyze the probable outcomes of cases, using knowledge of legal precedents.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85</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85</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Gather evidence to formulate defense or initiate legal actions (e.g. interviewing clients and witnesses).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85</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84</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Represent clients in court or before government agencies.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83</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Evaluate findings and develop strategies and arguments in preparation for cases.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82</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Advise clients concerning business transactions, liability, or legal rights and obligations.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80</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Examine legal data to determine advisability of defending or prosecuting lawsuits.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80</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80</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Prepare, draft, and review legal documents (e.g. wills, deeds, patents, mortgages, leases, contracts).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76</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Study Constitution, statutes, decisions, and ordinances to determine case ramifications.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76</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76</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Negotiate settlements of civil disputes.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7"/>
                <w:u w:val="none"/>
              </w:rPr>
              <w:t>820</w:t>
            </w:r>
          </w:p>
        </w:tc>
        <w:tc>
          <w:tcPr>
            <w:tcW w:type="dxa" w:w="5400"/>
            <w:tcMar>
              <w:top w:w="64" w:type="dxa"/>
              <w:start w:w="122" w:type="dxa"/>
              <w:bottom w:w="64" w:type="dxa"/>
              <w:end w:w="122" w:type="dxa"/>
            </w:tcMar>
            <w:shd w:val="clear" w:color="auto" w:fill="F6E8C9"/>
          </w:tcPr>
          <w:p>
            <w:pPr>
              <w:spacing w:before="20" w:after="20"/>
            </w:pPr>
            <w:r>
              <w:rPr>
                <w:rFonts w:ascii="Calibri" w:hAnsi="Calibri" w:eastAsia="Calibri" w:cs="Calibri"/>
                <w:b/>
                <w:i w:val="0"/>
                <w:color w:val="0B2B4E"/>
                <w:sz w:val="17"/>
                <w:u w:val="none"/>
              </w:rPr>
              <w:t>Total</w:t>
            </w:r>
          </w:p>
        </w:tc>
        <w:tc>
          <w:tcPr>
            <w:tcW w:type="dxa" w:w="1440"/>
            <w:tcMar>
              <w:top w:w="64" w:type="dxa"/>
              <w:start w:w="122" w:type="dxa"/>
              <w:bottom w:w="64" w:type="dxa"/>
              <w:end w:w="122" w:type="dxa"/>
            </w:tcMar>
            <w:shd w:val="clear" w:color="auto" w:fill="F6E8C9"/>
          </w:tcPr>
          <w:p>
            <w:pPr>
              <w:spacing w:before="20" w:after="20"/>
              <w:jc w:val="right"/>
            </w:pPr>
          </w:p>
        </w:tc>
        <w:tc>
          <w:tcPr>
            <w:tcW w:type="dxa" w:w="86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7"/>
                <w:u w:val="none"/>
              </w:rPr>
              <w:t>495</w:t>
            </w:r>
          </w:p>
        </w:tc>
      </w:tr>
    </w:tbl>
    <w:p>
      <w:pPr>
        <w:spacing w:before="80" w:after="160"/>
        <w:jc w:val="center"/>
      </w:pPr>
      <w:r>
        <w:rPr>
          <w:rFonts w:ascii="Calibri" w:hAnsi="Calibri" w:eastAsia="Calibri" w:cs="Calibri"/>
          <w:b w:val="0"/>
          <w:i/>
          <w:color w:val="555B66"/>
          <w:sz w:val="18"/>
          <w:u w:val="none"/>
        </w:rPr>
        <w:t>Table 1 – Lawyers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224"/>
        <w:gridCol w:w="5400"/>
        <w:gridCol w:w="1440"/>
        <w:gridCol w:w="864"/>
      </w:tblGrid>
      <w:tr>
        <w:trPr>
          <w:cantSplit/>
        </w:trPr>
        <w:tc>
          <w:tcPr>
            <w:tcW w:type="dxa" w:w="122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Importance (A)</w:t>
            </w:r>
          </w:p>
        </w:tc>
        <w:tc>
          <w:tcPr>
            <w:tcW w:type="dxa" w:w="5400"/>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7"/>
                <w:u w:val="none"/>
              </w:rPr>
              <w:t>Task</w:t>
            </w:r>
          </w:p>
        </w:tc>
        <w:tc>
          <w:tcPr>
            <w:tcW w:type="dxa" w:w="1440"/>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AI-replacement (B)</w:t>
            </w:r>
          </w:p>
        </w:tc>
        <w:tc>
          <w:tcPr>
            <w:tcW w:type="dxa" w:w="86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7"/>
                <w:u w:val="none"/>
              </w:rPr>
              <w:t>A × B</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92</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Serve as a link between management and employees by handling questions and resolving problems.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89</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Plan, direct, supervise, and coordinate work activities related to employment and labor relations.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87</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Perform staffing duties (e.g. recruiting, interviewing, hiring, disciplinary procedures).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85</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Represent organization at personnel-related hearings and investigations.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83</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Negotiate bargaining agreements and interpret labor contracts.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83</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Advise managers on policy matters (e.g. EEO and sexual harassment).</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0</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77</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Plan and conduct new employee orientation programs.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77</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76</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Analyze and modify compensation and benefits policies to ensure compliance and competitiveness.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76</w:t>
            </w:r>
          </w:p>
        </w:tc>
      </w:tr>
      <w:tr>
        <w:trPr>
          <w:cantSplit/>
        </w:trPr>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76</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7"/>
                <w:u w:val="none"/>
              </w:rPr>
              <w:t>Identify staff vacancies and recruit, interview, and select applicants.</w:t>
            </w:r>
          </w:p>
        </w:tc>
        <w:tc>
          <w:tcPr>
            <w:tcW w:type="dxa" w:w="1440"/>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7"/>
                <w:u w:val="none"/>
              </w:rPr>
              <w:t>76</w:t>
            </w:r>
          </w:p>
        </w:tc>
      </w:tr>
      <w:tr>
        <w:trPr>
          <w:cantSplit/>
        </w:trPr>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75</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7"/>
                <w:u w:val="none"/>
              </w:rPr>
              <w:t>Investigate and report on industrial accidents for insurance carriers.</w:t>
            </w:r>
          </w:p>
        </w:tc>
        <w:tc>
          <w:tcPr>
            <w:tcW w:type="dxa" w:w="1440"/>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1</w:t>
            </w:r>
          </w:p>
        </w:tc>
        <w:tc>
          <w:tcPr>
            <w:tcW w:type="dxa" w:w="86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7"/>
                <w:u w:val="none"/>
              </w:rPr>
              <w:t>75</w:t>
            </w:r>
          </w:p>
        </w:tc>
      </w:tr>
      <w:tr>
        <w:trPr>
          <w:cantSplit/>
        </w:trPr>
        <w:tc>
          <w:tcPr>
            <w:tcW w:type="dxa" w:w="122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7"/>
                <w:u w:val="none"/>
              </w:rPr>
              <w:t>823</w:t>
            </w:r>
          </w:p>
        </w:tc>
        <w:tc>
          <w:tcPr>
            <w:tcW w:type="dxa" w:w="5400"/>
            <w:tcMar>
              <w:top w:w="64" w:type="dxa"/>
              <w:start w:w="122" w:type="dxa"/>
              <w:bottom w:w="64" w:type="dxa"/>
              <w:end w:w="122" w:type="dxa"/>
            </w:tcMar>
            <w:shd w:val="clear" w:color="auto" w:fill="F6E8C9"/>
          </w:tcPr>
          <w:p>
            <w:pPr>
              <w:spacing w:before="20" w:after="20"/>
            </w:pPr>
            <w:r>
              <w:rPr>
                <w:rFonts w:ascii="Calibri" w:hAnsi="Calibri" w:eastAsia="Calibri" w:cs="Calibri"/>
                <w:b/>
                <w:i w:val="0"/>
                <w:color w:val="0B2B4E"/>
                <w:sz w:val="17"/>
                <w:u w:val="none"/>
              </w:rPr>
              <w:t>Total</w:t>
            </w:r>
          </w:p>
        </w:tc>
        <w:tc>
          <w:tcPr>
            <w:tcW w:type="dxa" w:w="1440"/>
            <w:tcMar>
              <w:top w:w="64" w:type="dxa"/>
              <w:start w:w="122" w:type="dxa"/>
              <w:bottom w:w="64" w:type="dxa"/>
              <w:end w:w="122" w:type="dxa"/>
            </w:tcMar>
            <w:shd w:val="clear" w:color="auto" w:fill="F6E8C9"/>
          </w:tcPr>
          <w:p>
            <w:pPr>
              <w:spacing w:before="20" w:after="20"/>
              <w:jc w:val="right"/>
            </w:pPr>
          </w:p>
        </w:tc>
        <w:tc>
          <w:tcPr>
            <w:tcW w:type="dxa" w:w="86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7"/>
                <w:u w:val="none"/>
              </w:rPr>
              <w:t>304</w:t>
            </w:r>
          </w:p>
        </w:tc>
      </w:tr>
    </w:tbl>
    <w:p>
      <w:pPr>
        <w:spacing w:before="80" w:after="160"/>
        <w:jc w:val="center"/>
      </w:pPr>
      <w:r>
        <w:rPr>
          <w:rFonts w:ascii="Calibri" w:hAnsi="Calibri" w:eastAsia="Calibri" w:cs="Calibri"/>
          <w:b w:val="0"/>
          <w:i/>
          <w:color w:val="555B66"/>
          <w:sz w:val="18"/>
          <w:u w:val="none"/>
        </w:rPr>
        <w:t>Table 2 – Human Resources Managers</w:t>
      </w:r>
    </w:p>
    <w:p>
      <w:pPr>
        <w:keepNext/>
        <w:spacing w:before="240" w:after="100"/>
      </w:pPr>
      <w:r>
        <w:rPr>
          <w:rFonts w:ascii="Calibri" w:hAnsi="Calibri" w:eastAsia="Calibri" w:cs="Calibri"/>
          <w:b/>
          <w:i w:val="0"/>
          <w:color w:val="0B2B4E"/>
          <w:sz w:val="24"/>
          <w:u w:val="none"/>
        </w:rPr>
        <w:t>Step 3 (8 points) — Computing the AI-Replacement Index</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3312"/>
        <w:gridCol w:w="2592"/>
        <w:gridCol w:w="3456"/>
      </w:tblGrid>
      <w:tr>
        <w:trPr>
          <w:cantSplit/>
        </w:trPr>
        <w:tc>
          <w:tcPr>
            <w:tcW w:type="dxa" w:w="3312"/>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20"/>
                <w:u w:val="none"/>
              </w:rPr>
              <w:t>Occupation</w:t>
            </w:r>
          </w:p>
        </w:tc>
        <w:tc>
          <w:tcPr>
            <w:tcW w:type="dxa" w:w="2592"/>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Calculation</w:t>
            </w:r>
          </w:p>
        </w:tc>
        <w:tc>
          <w:tcPr>
            <w:tcW w:type="dxa" w:w="345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Weighted AI-Replacement Index</w:t>
            </w:r>
          </w:p>
        </w:tc>
      </w:tr>
      <w:tr>
        <w:trPr>
          <w:cantSplit/>
        </w:trPr>
        <w:tc>
          <w:tcPr>
            <w:tcW w:type="dxa" w:w="331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Lawyers</w:t>
            </w:r>
          </w:p>
        </w:tc>
        <w:tc>
          <w:tcPr>
            <w:tcW w:type="dxa" w:w="2592"/>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495 ÷ 820</w:t>
            </w:r>
          </w:p>
        </w:tc>
        <w:tc>
          <w:tcPr>
            <w:tcW w:type="dxa" w:w="345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0.60</w:t>
            </w:r>
          </w:p>
        </w:tc>
      </w:tr>
      <w:tr>
        <w:trPr>
          <w:cantSplit/>
        </w:trPr>
        <w:tc>
          <w:tcPr>
            <w:tcW w:type="dxa" w:w="3312"/>
            <w:tcMar>
              <w:top w:w="64" w:type="dxa"/>
              <w:start w:w="122" w:type="dxa"/>
              <w:bottom w:w="64" w:type="dxa"/>
              <w:end w:w="122" w:type="dxa"/>
            </w:tcMar>
            <w:shd w:val="clear" w:color="auto" w:fill="FDF6E6"/>
          </w:tcPr>
          <w:p>
            <w:pPr>
              <w:spacing w:before="20" w:after="20"/>
            </w:pPr>
            <w:r>
              <w:rPr>
                <w:rFonts w:ascii="Calibri" w:hAnsi="Calibri" w:eastAsia="Calibri" w:cs="Calibri"/>
                <w:b w:val="0"/>
                <w:i w:val="0"/>
                <w:color w:val="0B2B4E"/>
                <w:sz w:val="20"/>
                <w:u w:val="none"/>
              </w:rPr>
              <w:t>Human Resources Managers</w:t>
            </w:r>
          </w:p>
        </w:tc>
        <w:tc>
          <w:tcPr>
            <w:tcW w:type="dxa" w:w="2592"/>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304 ÷ 823</w:t>
            </w:r>
          </w:p>
        </w:tc>
        <w:tc>
          <w:tcPr>
            <w:tcW w:type="dxa" w:w="3456"/>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0.37</w:t>
            </w:r>
          </w:p>
        </w:tc>
      </w:tr>
    </w:tbl>
    <w:p>
      <w:pPr>
        <w:spacing w:before="200" w:after="180"/>
        <w:jc w:val="both"/>
      </w:pPr>
      <w:r>
        <w:rPr>
          <w:rFonts w:ascii="Calibri" w:hAnsi="Calibri" w:eastAsia="Calibri" w:cs="Calibri"/>
          <w:b w:val="0"/>
          <w:i w:val="0"/>
          <w:sz w:val="22"/>
          <w:u w:val="none"/>
        </w:rPr>
        <w:t>This result suggests that a majority of core legal tasks — particularly those involving document drafting, legal research, precedent analysis and evidence review — could be automated or significantly accelerated by AI tools such as large-language-model legal assistants and automated document-search platforms. These systems can process vast texts and produce legal drafts much faster than humans.</w:t>
      </w:r>
    </w:p>
    <w:p>
      <w:pPr>
        <w:spacing w:before="0" w:after="180"/>
        <w:jc w:val="both"/>
      </w:pPr>
      <w:r>
        <w:rPr>
          <w:rFonts w:ascii="Calibri" w:hAnsi="Calibri" w:eastAsia="Calibri" w:cs="Calibri"/>
          <w:b w:val="0"/>
          <w:i w:val="0"/>
          <w:sz w:val="22"/>
          <w:u w:val="none"/>
        </w:rPr>
        <w:t>In contrast, HR managers’ work remains more resistant to full automation. While AI can support recruiting (resume screening, scheduling interviews, analyzing turnover data), much of the role requires nuanced human interaction — resolving conflicts, negotiating agreements, motivating teams and building trust within organizations — tasks that rely on empathy, judgment and communication skills that current AI cannot replicate effectively.</w:t>
      </w:r>
    </w:p>
    <w:p>
      <w:pPr>
        <w:spacing w:before="0" w:after="180"/>
        <w:jc w:val="both"/>
      </w:pPr>
      <w:r>
        <w:rPr>
          <w:rFonts w:ascii="Calibri" w:hAnsi="Calibri" w:eastAsia="Calibri" w:cs="Calibri"/>
          <w:b w:val="0"/>
          <w:i w:val="0"/>
          <w:sz w:val="22"/>
          <w:u w:val="none"/>
        </w:rPr>
        <w:t>At first glance it may seem surprising that lawyers score higher in exposure than HR managers, since legal work is often perceived as specialized and knowledge-intensive. However, this result aligns with the idea that AI excels at structured, text-based cognitive tasks. The legal profession generates enormous quantities of documents, precedents and standardized forms that can be processed algorithmically. By contrast, human resources managers perform tasks that are relational, situational and often emotional — attributes less easily codified into rules or patterns. AI may assist HR professionals by automating administrative work, but the human component of decision-making remains central.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