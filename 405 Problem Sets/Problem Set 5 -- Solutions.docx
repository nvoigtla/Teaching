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5 – Solutions</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Modules 6 and 7</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1.  Pricing in the Market for Air Taxis</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6 – Complex Pricing (willingness to pay, versioning)</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The distance as the crow flies between LAX and downtown L.A. is 12 miles (see e.g. freemaptools.com), so the marginal cost of the trip is:</w:t>
      </w:r>
    </w:p>
    <w:p>
      <w:pPr>
        <w:spacing w:before="80" w:after="160"/>
      </w:pPr>
      <m:oMathPara>
        <m:oMath>
          <m:r>
            <w:rPr>
              <w:rFonts w:ascii="Cambria Math" w:hAnsi="Cambria Math"/>
              <w:color w:val="C00000"/>
            </w:rPr>
            <m:t xml:space="preserve">3</m:t>
          </m:r>
          <m:r>
            <w:rPr>
              <w:rFonts w:ascii="Cambria Math" w:hAnsi="Cambria Math"/>
              <w:color w:val="C00000"/>
            </w:rPr>
            <m:t xml:space="preserve">×</m:t>
          </m:r>
          <m:r>
            <w:rPr>
              <w:rFonts w:ascii="Cambria Math" w:hAnsi="Cambria Math"/>
              <w:color w:val="C00000"/>
            </w:rPr>
            <m:t xml:space="preserve">12</m:t>
          </m:r>
          <m:r>
            <w:rPr>
              <w:rFonts w:ascii="Cambria Math" w:hAnsi="Cambria Math"/>
              <w:color w:val="C00000"/>
            </w:rPr>
            <m:t xml:space="preserve">=</m:t>
          </m:r>
          <m:r>
            <w:rPr>
              <w:rFonts w:ascii="Cambria Math" w:hAnsi="Cambria Math"/>
              <w:color w:val="C00000"/>
            </w:rPr>
            <m:t xml:space="preserve">$36</m:t>
          </m:r>
        </m:oMath>
      </m:oMathPara>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To compute the average willingness to pay for each passenger type we consider each type’s opportunity cost of time. By switching from a regular taxi to an air taxi a passenger saves 30 minutes of commuting time, so the willingness to pay is the $50 taxi fare plus the value of that half hour.</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3024"/>
        <w:gridCol w:w="1080"/>
        <w:gridCol w:w="1440"/>
        <w:gridCol w:w="1728"/>
        <w:gridCol w:w="1440"/>
      </w:tblGrid>
      <w:tr>
        <w:trPr>
          <w:cantSplit/>
        </w:trPr>
        <w:tc>
          <w:tcPr>
            <w:tcW w:type="dxa" w:w="3024"/>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20"/>
                <w:u w:val="none"/>
              </w:rPr>
              <w:t>Passenger type</w:t>
            </w:r>
          </w:p>
        </w:tc>
        <w:tc>
          <w:tcPr>
            <w:tcW w:type="dxa" w:w="1080"/>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Number</w:t>
            </w:r>
          </w:p>
        </w:tc>
        <w:tc>
          <w:tcPr>
            <w:tcW w:type="dxa" w:w="1440"/>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Hourly rate</w:t>
            </w:r>
          </w:p>
        </w:tc>
        <w:tc>
          <w:tcPr>
            <w:tcW w:type="dxa" w:w="1728"/>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Value of 30 min</w:t>
            </w:r>
          </w:p>
        </w:tc>
        <w:tc>
          <w:tcPr>
            <w:tcW w:type="dxa" w:w="1440"/>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WTP</w:t>
            </w:r>
          </w:p>
        </w:tc>
      </w:tr>
      <w:tr>
        <w:trPr>
          <w:cantSplit/>
        </w:trPr>
        <w:tc>
          <w:tcPr>
            <w:tcW w:type="dxa" w:w="3024"/>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20"/>
                <w:u w:val="none"/>
              </w:rPr>
              <w:t>CEOs</w:t>
            </w:r>
          </w:p>
        </w:tc>
        <w:tc>
          <w:tcPr>
            <w:tcW w:type="dxa" w:w="108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400</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$238</w:t>
            </w:r>
          </w:p>
        </w:tc>
        <w:tc>
          <w:tcPr>
            <w:tcW w:type="dxa" w:w="172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$119.00</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$169.00</w:t>
            </w:r>
          </w:p>
        </w:tc>
      </w:tr>
      <w:tr>
        <w:trPr>
          <w:cantSplit/>
        </w:trPr>
        <w:tc>
          <w:tcPr>
            <w:tcW w:type="dxa" w:w="3024"/>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20"/>
                <w:u w:val="none"/>
              </w:rPr>
              <w:t>Other business travelers</w:t>
            </w:r>
          </w:p>
        </w:tc>
        <w:tc>
          <w:tcPr>
            <w:tcW w:type="dxa" w:w="108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300</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$100</w:t>
            </w:r>
          </w:p>
        </w:tc>
        <w:tc>
          <w:tcPr>
            <w:tcW w:type="dxa" w:w="172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$50.00</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$100.00</w:t>
            </w:r>
          </w:p>
        </w:tc>
      </w:tr>
      <w:tr>
        <w:trPr>
          <w:cantSplit/>
        </w:trPr>
        <w:tc>
          <w:tcPr>
            <w:tcW w:type="dxa" w:w="3024"/>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20"/>
                <w:u w:val="none"/>
              </w:rPr>
              <w:t>Tourists</w:t>
            </w:r>
          </w:p>
        </w:tc>
        <w:tc>
          <w:tcPr>
            <w:tcW w:type="dxa" w:w="108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200</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$25</w:t>
            </w:r>
          </w:p>
        </w:tc>
        <w:tc>
          <w:tcPr>
            <w:tcW w:type="dxa" w:w="172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$12.50</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$62.50</w:t>
            </w:r>
          </w:p>
        </w:tc>
      </w:tr>
      <w:tr>
        <w:trPr>
          <w:cantSplit/>
        </w:trPr>
        <w:tc>
          <w:tcPr>
            <w:tcW w:type="dxa" w:w="3024"/>
            <w:tcMar>
              <w:top w:w="64" w:type="dxa"/>
              <w:start w:w="122" w:type="dxa"/>
              <w:bottom w:w="64" w:type="dxa"/>
              <w:end w:w="122" w:type="dxa"/>
            </w:tcMar>
            <w:shd w:val="clear" w:color="auto" w:fill="FDF6E6"/>
          </w:tcPr>
          <w:p>
            <w:pPr>
              <w:spacing w:before="20" w:after="20"/>
            </w:pPr>
            <w:r>
              <w:rPr>
                <w:rFonts w:ascii="Calibri" w:hAnsi="Calibri" w:eastAsia="Calibri" w:cs="Calibri"/>
                <w:b w:val="0"/>
                <w:i w:val="0"/>
                <w:color w:val="0B2B4E"/>
                <w:sz w:val="20"/>
                <w:u w:val="none"/>
              </w:rPr>
              <w:t>Students</w:t>
            </w:r>
          </w:p>
        </w:tc>
        <w:tc>
          <w:tcPr>
            <w:tcW w:type="dxa" w:w="1080"/>
            <w:tcMar>
              <w:top w:w="64" w:type="dxa"/>
              <w:start w:w="122" w:type="dxa"/>
              <w:bottom w:w="64" w:type="dxa"/>
              <w:end w:w="122" w:type="dxa"/>
            </w:tcMar>
            <w:shd w:val="clear" w:color="auto" w:fill="FDF6E6"/>
          </w:tcPr>
          <w:p>
            <w:pPr>
              <w:spacing w:before="20" w:after="20"/>
              <w:jc w:val="right"/>
            </w:pPr>
            <w:r>
              <w:rPr>
                <w:rFonts w:ascii="Calibri" w:hAnsi="Calibri" w:eastAsia="Calibri" w:cs="Calibri"/>
                <w:b w:val="0"/>
                <w:i w:val="0"/>
                <w:color w:val="0B2B4E"/>
                <w:sz w:val="20"/>
                <w:u w:val="none"/>
              </w:rPr>
              <w:t>100</w:t>
            </w:r>
          </w:p>
        </w:tc>
        <w:tc>
          <w:tcPr>
            <w:tcW w:type="dxa" w:w="1440"/>
            <w:tcMar>
              <w:top w:w="64" w:type="dxa"/>
              <w:start w:w="122" w:type="dxa"/>
              <w:bottom w:w="64" w:type="dxa"/>
              <w:end w:w="122" w:type="dxa"/>
            </w:tcMar>
            <w:shd w:val="clear" w:color="auto" w:fill="FDF6E6"/>
          </w:tcPr>
          <w:p>
            <w:pPr>
              <w:spacing w:before="20" w:after="20"/>
              <w:jc w:val="right"/>
            </w:pPr>
            <w:r>
              <w:rPr>
                <w:rFonts w:ascii="Calibri" w:hAnsi="Calibri" w:eastAsia="Calibri" w:cs="Calibri"/>
                <w:b w:val="0"/>
                <w:i w:val="0"/>
                <w:color w:val="0B2B4E"/>
                <w:sz w:val="20"/>
                <w:u w:val="none"/>
              </w:rPr>
              <w:t>$18</w:t>
            </w:r>
          </w:p>
        </w:tc>
        <w:tc>
          <w:tcPr>
            <w:tcW w:type="dxa" w:w="1728"/>
            <w:tcMar>
              <w:top w:w="64" w:type="dxa"/>
              <w:start w:w="122" w:type="dxa"/>
              <w:bottom w:w="64" w:type="dxa"/>
              <w:end w:w="122" w:type="dxa"/>
            </w:tcMar>
            <w:shd w:val="clear" w:color="auto" w:fill="FDF6E6"/>
          </w:tcPr>
          <w:p>
            <w:pPr>
              <w:spacing w:before="20" w:after="20"/>
              <w:jc w:val="right"/>
            </w:pPr>
            <w:r>
              <w:rPr>
                <w:rFonts w:ascii="Calibri" w:hAnsi="Calibri" w:eastAsia="Calibri" w:cs="Calibri"/>
                <w:b w:val="0"/>
                <w:i w:val="0"/>
                <w:color w:val="0B2B4E"/>
                <w:sz w:val="20"/>
                <w:u w:val="none"/>
              </w:rPr>
              <w:t>$9.00</w:t>
            </w:r>
          </w:p>
        </w:tc>
        <w:tc>
          <w:tcPr>
            <w:tcW w:type="dxa" w:w="1440"/>
            <w:tcMar>
              <w:top w:w="64" w:type="dxa"/>
              <w:start w:w="122" w:type="dxa"/>
              <w:bottom w:w="64" w:type="dxa"/>
              <w:end w:w="122" w:type="dxa"/>
            </w:tcMar>
            <w:shd w:val="clear" w:color="auto" w:fill="FDF6E6"/>
          </w:tcPr>
          <w:p>
            <w:pPr>
              <w:spacing w:before="20" w:after="20"/>
              <w:jc w:val="right"/>
            </w:pPr>
            <w:r>
              <w:rPr>
                <w:rFonts w:ascii="Calibri" w:hAnsi="Calibri" w:eastAsia="Calibri" w:cs="Calibri"/>
                <w:b w:val="0"/>
                <w:i w:val="0"/>
                <w:color w:val="0B2B4E"/>
                <w:sz w:val="20"/>
                <w:u w:val="none"/>
              </w:rPr>
              <w:t>$59.00</w:t>
            </w:r>
          </w:p>
        </w:tc>
      </w:tr>
    </w:tbl>
    <w:p>
      <w:pPr>
        <w:spacing w:before="140" w:after="140"/>
        <w:jc w:val="center"/>
      </w:pPr>
      <w:r>
        <w:drawing xmlns:a="http://schemas.openxmlformats.org/drawingml/2006/main">
          <wp:inline distT="0" distB="0" distL="0" distR="0">
            <wp:extent cx="5943600" cy="503682"/>
            <wp:effectExtent l="0" t="0" r="76200" b="76200"/>
            <wp:docPr id="501" name="Card 501"/>
            <a:graphic>
              <a:graphicData uri="http://schemas.microsoft.com/office/word/2010/wordprocessingShape">
                <wps:wsp>
                  <wps:cNvSpPr/>
                  <wps:spPr bwMode="auto">
                    <a:xfrm>
                      <a:off x="0" y="0"/>
                      <a:ext cx="5943600" cy="503682"/>
                    </a:xfrm>
                    <a:prstGeom prst="roundRect">
                      <a:avLst>
                        <a:gd name="adj" fmla="val 1800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Grading:  </w:t>
                        </w:r>
                        <w:r>
                          <w:rPr>
                            <w:rFonts w:ascii="Calibri" w:hAnsi="Calibri" w:eastAsia="Calibri" w:cs="Calibri"/>
                            <w:b w:val="0"/>
                            <w:i w:val="0"/>
                            <w:color w:val="0B2B4E"/>
                            <w:sz w:val="21"/>
                            <w:u w:val="none"/>
                          </w:rPr>
                          <w:t>Your assumptions may deviate from the ones above, which is fine as long as your reasoning is coherent.</w:t>
                        </w:r>
                      </w:p>
                    </w:txbxContent>
                  </wps:txbx>
                  <wps:bodyPr rot="0" vert="horz" wrap="square" lIns="109728" tIns="54864" rIns="109728" bIns="54864" anchor="t" anchorCtr="0">
                    <a:noAutofit/>
                  </wps:bodyPr>
                </wps:wsp>
              </a:graphicData>
            </a:graphic>
          </wp:inline>
        </w:drawing>
      </w:r>
    </w:p>
    <w:p>
      <w:pPr>
        <w:spacing w:before="160" w:after="40"/>
        <w:jc w:val="center"/>
      </w:pPr>
      <w:r>
        <w:drawing xmlns:a="http://schemas.openxmlformats.org/drawingml/2006/main">
          <wp:inline distT="0" distB="0" distL="0" distR="0">
            <wp:extent cx="4471766" cy="3255264"/>
            <wp:effectExtent l="0" t="0" r="0" b="0"/>
            <wp:docPr id="101" name="1(b) - air taxi demand"/>
            <wp:cNvGraphicFramePr/>
            <a:graphic>
              <a:graphicData uri="http://schemas.microsoft.com/office/word/2010/wordprocessingGroup">
                <wpg:wgp>
                  <wpg:cNvGrpSpPr/>
                  <wpg:grpSpPr>
                    <a:xfrm>
                      <a:off x="0" y="0"/>
                      <a:ext cx="4471766" cy="3255264"/>
                      <a:chOff x="545020" y="118872"/>
                      <a:chExt cx="4471766" cy="3255264"/>
                    </a:xfrm>
                  </wpg:grpSpPr>
                  <wps:wsp>
                    <wps:cNvPr id="2" name="x-axis"/>
                    <wps:cNvSpPr/>
                    <wps:spPr>
                      <a:xfrm>
                        <a:off x="896112" y="3127248"/>
                        <a:ext cx="4041648" cy="1"/>
                      </a:xfrm>
                      <a:prstGeom prst="line">
                        <a:avLst/>
                      </a:prstGeom>
                      <a:noFill/>
                      <a:ln w="15875" cap="rnd">
                        <a:solidFill>
                          <a:srgbClr val="0B2B4E"/>
                        </a:solidFill>
                        <a:round/>
                        <a:tailEnd type="triangle" w="med" len="med"/>
                      </a:ln>
                    </wps:spPr>
                    <wps:bodyPr/>
                  </wps:wsp>
                  <wps:wsp>
                    <wps:cNvPr id="3" name="y-axis"/>
                    <wps:cNvSpPr/>
                    <wps:spPr>
                      <a:xfrm flipV="1">
                        <a:off x="896112" y="219456"/>
                        <a:ext cx="1" cy="2907792"/>
                      </a:xfrm>
                      <a:prstGeom prst="line">
                        <a:avLst/>
                      </a:prstGeom>
                      <a:noFill/>
                      <a:ln w="15875" cap="rnd">
                        <a:solidFill>
                          <a:srgbClr val="0B2B4E"/>
                        </a:solidFill>
                        <a:round/>
                        <a:tailEnd type="triangle" w="med" len="med"/>
                      </a:ln>
                    </wps:spPr>
                    <wps:bodyPr/>
                  </wps:wsp>
                  <wps:wsp>
                    <wps:cNvPr id="4" name="y-axis title"/>
                    <wps:cNvSpPr txBox="1"/>
                    <wps:spPr>
                      <a:xfrm>
                        <a:off x="687134" y="118872"/>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58734" y="317296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D"/>
                    <wps:cNvSpPr/>
                    <wps:spPr>
                      <a:xfrm>
                        <a:off x="896112" y="589034"/>
                        <a:ext cx="3877056" cy="2212019"/>
                      </a:xfrm>
                      <a:prstGeom prst="line">
                        <a:avLst/>
                      </a:prstGeom>
                      <a:noFill/>
                      <a:ln w="22225" cap="rnd">
                        <a:solidFill>
                          <a:srgbClr val="C00000"/>
                        </a:solidFill>
                        <a:round/>
                      </a:ln>
                    </wps:spPr>
                    <wps:bodyPr/>
                  </wps:wsp>
                  <wps:wsp>
                    <wps:cNvPr id="7" name="D label"/>
                    <wps:cNvSpPr txBox="1"/>
                    <wps:spPr>
                      <a:xfrm>
                        <a:off x="4837176" y="2435293"/>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8" name="MR"/>
                    <wps:cNvSpPr/>
                    <wps:spPr>
                      <a:xfrm>
                        <a:off x="896112" y="589034"/>
                        <a:ext cx="2224392" cy="2538214"/>
                      </a:xfrm>
                      <a:prstGeom prst="line">
                        <a:avLst/>
                      </a:prstGeom>
                      <a:noFill/>
                      <a:ln w="22225" cap="rnd">
                        <a:solidFill>
                          <a:srgbClr val="0070C0"/>
                        </a:solidFill>
                        <a:round/>
                      </a:ln>
                    </wps:spPr>
                    <wps:bodyPr/>
                  </wps:wsp>
                  <wps:wsp>
                    <wps:cNvPr id="9" name="MR label"/>
                    <wps:cNvSpPr txBox="1"/>
                    <wps:spPr>
                      <a:xfrm>
                        <a:off x="3166224" y="2889504"/>
                        <a:ext cx="274764" cy="201168"/>
                      </a:xfrm>
                      <a:prstGeom prst="rect">
                        <a:avLst/>
                      </a:prstGeom>
                      <a:noFill/>
                      <a:ln>
                        <a:noFill/>
                      </a:ln>
                    </wps:spPr>
                    <wps:txbx>
                      <w:txbxContent>
                        <w:p>
                          <w:pPr>
                            <w:spacing w:before="0" w:after="0" w:line="240" w:lineRule="auto"/>
                            <w:jc w:val="left"/>
                          </w:pPr>
                          <w:r>
                            <w:rPr>
                              <w:rFonts w:ascii="Calibri" w:hAnsi="Calibri" w:cs="Calibri"/>
                              <w:b/>
                              <w:color w:val="0070C0"/>
                              <w:sz w:val="22"/>
                              <w:szCs w:val="22"/>
                            </w:rPr>
                            <w:t xml:space="preserve">MR</w:t>
                          </w:r>
                        </w:p>
                      </w:txbxContent>
                    </wps:txbx>
                    <wps:bodyPr rot="0" spcFirstLastPara="0" vertOverflow="overflow" horzOverflow="overflow" vert="horz" wrap="square" lIns="0" tIns="0" rIns="0" bIns="0" anchor="ctr" anchorCtr="0">
                      <a:noAutofit/>
                    </wps:bodyPr>
                  </wps:wsp>
                  <wps:wsp>
                    <wps:cNvPr id="10" name="MC"/>
                    <wps:cNvSpPr/>
                    <wps:spPr>
                      <a:xfrm>
                        <a:off x="896112" y="2747420"/>
                        <a:ext cx="3877056" cy="1"/>
                      </a:xfrm>
                      <a:prstGeom prst="line">
                        <a:avLst/>
                      </a:prstGeom>
                      <a:noFill/>
                      <a:ln w="19050" cap="rnd">
                        <a:solidFill>
                          <a:srgbClr val="0B2B4E"/>
                        </a:solidFill>
                        <a:prstDash val="dash"/>
                        <a:round/>
                      </a:ln>
                    </wps:spPr>
                    <wps:bodyPr/>
                  </wps:wsp>
                  <wps:wsp>
                    <wps:cNvPr id="11" name="note"/>
                    <wps:cNvSpPr txBox="1"/>
                    <wps:spPr>
                      <a:xfrm>
                        <a:off x="1012424" y="2500532"/>
                        <a:ext cx="566864" cy="201168"/>
                      </a:xfrm>
                      <a:prstGeom prst="rect">
                        <a:avLst/>
                      </a:prstGeom>
                      <a:noFill/>
                      <a:ln>
                        <a:noFill/>
                      </a:ln>
                    </wps:spPr>
                    <wps:txbx>
                      <w:txbxContent>
                        <w:p>
                          <w:pPr>
                            <w:spacing w:before="0" w:after="0" w:line="240" w:lineRule="auto"/>
                            <w:jc w:val="left"/>
                          </w:pPr>
                          <w:r>
                            <w:rPr>
                              <w:rFonts w:ascii="Calibri" w:hAnsi="Calibri" w:cs="Calibri"/>
                              <w:b/>
                              <w:color w:val="0B2B4E"/>
                              <w:sz w:val="20"/>
                              <w:szCs w:val="20"/>
                            </w:rPr>
                            <w:t xml:space="preserve">MC = $36</w:t>
                          </w:r>
                        </w:p>
                      </w:txbxContent>
                    </wps:txbx>
                    <wps:bodyPr rot="0" spcFirstLastPara="0" vertOverflow="overflow" horzOverflow="overflow" vert="horz" wrap="square" lIns="0" tIns="0" rIns="0" bIns="0" anchor="ctr" anchorCtr="0">
                      <a:noAutofit/>
                    </wps:bodyPr>
                  </wps:wsp>
                  <wps:wsp>
                    <wps:cNvPr id="12" name="WTP"/>
                    <wps:cNvSpPr/>
                    <wps:spPr>
                      <a:xfrm>
                        <a:off x="2271661" y="1309878"/>
                        <a:ext cx="68580" cy="68580"/>
                      </a:xfrm>
                      <a:prstGeom prst="ellipse">
                        <a:avLst/>
                      </a:prstGeom>
                      <a:solidFill>
                        <a:srgbClr val="0B2B4E"/>
                      </a:solidFill>
                      <a:ln>
                        <a:noFill/>
                      </a:ln>
                    </wps:spPr>
                    <wps:bodyPr/>
                  </wps:wsp>
                  <wps:wsp>
                    <wps:cNvPr id="13" name="WTP"/>
                    <wps:cNvSpPr/>
                    <wps:spPr>
                      <a:xfrm>
                        <a:off x="3329039" y="2037881"/>
                        <a:ext cx="68580" cy="68580"/>
                      </a:xfrm>
                      <a:prstGeom prst="ellipse">
                        <a:avLst/>
                      </a:prstGeom>
                      <a:solidFill>
                        <a:srgbClr val="0B2B4E"/>
                      </a:solidFill>
                      <a:ln>
                        <a:noFill/>
                      </a:ln>
                    </wps:spPr>
                    <wps:bodyPr/>
                  </wps:wsp>
                  <wps:wsp>
                    <wps:cNvPr id="14" name="WTP"/>
                    <wps:cNvSpPr/>
                    <wps:spPr>
                      <a:xfrm>
                        <a:off x="4033959" y="2433535"/>
                        <a:ext cx="68580" cy="68580"/>
                      </a:xfrm>
                      <a:prstGeom prst="ellipse">
                        <a:avLst/>
                      </a:prstGeom>
                      <a:solidFill>
                        <a:srgbClr val="0B2B4E"/>
                      </a:solidFill>
                      <a:ln>
                        <a:noFill/>
                      </a:ln>
                    </wps:spPr>
                    <wps:bodyPr/>
                  </wps:wsp>
                  <wps:wsp>
                    <wps:cNvPr id="15" name="WTP"/>
                    <wps:cNvSpPr/>
                    <wps:spPr>
                      <a:xfrm>
                        <a:off x="4386418" y="2470463"/>
                        <a:ext cx="68580" cy="68580"/>
                      </a:xfrm>
                      <a:prstGeom prst="ellipse">
                        <a:avLst/>
                      </a:prstGeom>
                      <a:solidFill>
                        <a:srgbClr val="0B2B4E"/>
                      </a:solidFill>
                      <a:ln>
                        <a:noFill/>
                      </a:ln>
                    </wps:spPr>
                    <wps:bodyPr/>
                  </wps:wsp>
                  <wps:wsp>
                    <wps:cNvPr id="16" name="Q guide"/>
                    <wps:cNvSpPr/>
                    <wps:spPr>
                      <a:xfrm>
                        <a:off x="2787638" y="1668227"/>
                        <a:ext cx="1" cy="1459021"/>
                      </a:xfrm>
                      <a:prstGeom prst="line">
                        <a:avLst/>
                      </a:prstGeom>
                      <a:noFill/>
                      <a:ln w="12700" cap="rnd">
                        <a:solidFill>
                          <a:srgbClr val="555B66"/>
                        </a:solidFill>
                        <a:prstDash val="dash"/>
                        <a:round/>
                      </a:ln>
                    </wps:spPr>
                    <wps:bodyPr/>
                  </wps:wsp>
                  <wps:wsp>
                    <wps:cNvPr id="17" name="P guide"/>
                    <wps:cNvSpPr/>
                    <wps:spPr>
                      <a:xfrm>
                        <a:off x="896112" y="1668227"/>
                        <a:ext cx="1891526" cy="1"/>
                      </a:xfrm>
                      <a:prstGeom prst="line">
                        <a:avLst/>
                      </a:prstGeom>
                      <a:noFill/>
                      <a:ln w="12700" cap="rnd">
                        <a:solidFill>
                          <a:srgbClr val="555B66"/>
                        </a:solidFill>
                        <a:prstDash val="dash"/>
                        <a:round/>
                      </a:ln>
                    </wps:spPr>
                    <wps:bodyPr/>
                  </wps:wsp>
                  <wps:wsp>
                    <wps:cNvPr id="18" name="equilibrium"/>
                    <wps:cNvSpPr/>
                    <wps:spPr>
                      <a:xfrm>
                        <a:off x="2753348" y="1633937"/>
                        <a:ext cx="68580" cy="68580"/>
                      </a:xfrm>
                      <a:prstGeom prst="ellipse">
                        <a:avLst/>
                      </a:prstGeom>
                      <a:solidFill>
                        <a:srgbClr val="E09F3E"/>
                      </a:solidFill>
                      <a:ln>
                        <a:noFill/>
                      </a:ln>
                    </wps:spPr>
                    <wps:bodyPr/>
                  </wps:wsp>
                  <wps:wsp>
                    <wps:cNvPr id="19" name="y tick"/>
                    <wps:cNvSpPr txBox="1"/>
                    <wps:spPr>
                      <a:xfrm>
                        <a:off x="611696" y="1581359"/>
                        <a:ext cx="211264" cy="173736"/>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P*</w:t>
                          </w:r>
                        </w:p>
                      </w:txbxContent>
                    </wps:txbx>
                    <wps:bodyPr rot="0" spcFirstLastPara="0" vertOverflow="overflow" horzOverflow="overflow" vert="horz" wrap="square" lIns="0" tIns="0" rIns="0" bIns="0" anchor="ctr" anchorCtr="0">
                      <a:noAutofit/>
                    </wps:bodyPr>
                  </wps:wsp>
                  <wps:wsp>
                    <wps:cNvPr id="20" name="x tick"/>
                    <wps:cNvSpPr txBox="1"/>
                    <wps:spPr>
                      <a:xfrm>
                        <a:off x="2672481" y="3172968"/>
                        <a:ext cx="230314" cy="173736"/>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Q*</w:t>
                          </w:r>
                        </w:p>
                      </w:txbxContent>
                    </wps:txbx>
                    <wps:bodyPr rot="0" spcFirstLastPara="0" vertOverflow="overflow" horzOverflow="overflow" vert="horz" wrap="square" lIns="0" tIns="0" rIns="0" bIns="0" anchor="ctr" anchorCtr="0">
                      <a:noAutofit/>
                    </wps:bodyPr>
                  </wps:wsp>
                  <wps:wsp>
                    <wps:cNvPr id="21" name="y tick"/>
                    <wps:cNvSpPr txBox="1"/>
                    <wps:spPr>
                      <a:xfrm>
                        <a:off x="545020" y="1257300"/>
                        <a:ext cx="277940" cy="173736"/>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169</w:t>
                          </w:r>
                        </w:p>
                      </w:txbxContent>
                    </wps:txbx>
                    <wps:bodyPr rot="0" spcFirstLastPara="0" vertOverflow="overflow" horzOverflow="overflow" vert="horz" wrap="square" lIns="0" tIns="0" rIns="0" bIns="0" anchor="ctr" anchorCtr="0">
                      <a:noAutofit/>
                    </wps:bodyPr>
                  </wps:wsp>
                  <wps:wsp>
                    <wps:cNvPr id="22" name="y tick"/>
                    <wps:cNvSpPr txBox="1"/>
                    <wps:spPr>
                      <a:xfrm>
                        <a:off x="545020" y="1985303"/>
                        <a:ext cx="277940" cy="173736"/>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100</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The four willingness-to-pay points and the linear demand curve fitted through them, P ≈ 241 − 0.191Q. Marginal revenue meets MC = $36 at about Q* ≈ 537, giving P* ≈ $138.</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(6 points)  </w:t>
      </w:r>
      <w:r>
        <w:rPr>
          <w:rFonts w:ascii="Calibri" w:hAnsi="Calibri" w:eastAsia="Calibri" w:cs="Calibri"/>
          <w:b w:val="0"/>
          <w:i w:val="0"/>
          <w:u w:val="none"/>
        </w:rPr>
        <w:t xml:space="preserve">To extract more surplus from its customer base, Joby could offer a menu of differential services such that different passenger types select different ride experiences. For instance, a single-customer ride with luxurious amenities and additional services may be offered at a premium rate, alongside a basic shared multiple-customer ride at a cheaper rate. The set of prices should be incentive compatible, so that CEOs and other business travelers are better off choosing the premium experience while tourists and students prefer the standard shared ride. This is </w:t>
      </w:r>
      <w:r>
        <w:rPr>
          <w:rFonts w:ascii="Calibri" w:hAnsi="Calibri" w:eastAsia="Calibri" w:cs="Calibri"/>
          <w:b/>
          <w:i w:val="0"/>
          <w:u w:val="none"/>
        </w:rPr>
        <w:t>versioning</w:t>
      </w:r>
      <w:r>
        <w:rPr>
          <w:rFonts w:ascii="Calibri" w:hAnsi="Calibri" w:eastAsia="Calibri" w:cs="Calibri"/>
          <w:b w:val="0"/>
          <w:i w:val="0"/>
          <w:u w:val="none"/>
        </w:rPr>
        <w:t>, or second-degree price discrimination: the company discriminates between consumers by inducing those with different willingness to pay to choose different versions of the product. Ideally Joby would offer four versions, one for each passenger type.</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Two-Part Pricing</w:t>
      </w:r>
      <w:r>
        <w:rPr>
          <w:rFonts w:ascii="Calibri" w:hAnsi="Calibri" w:eastAsia="Calibri" w:cs="Calibri"/>
          <w:b w:val="0"/>
          <w:i w:val="0"/>
          <w:u w:val="none"/>
        </w:rPr>
        <w:tab/>
      </w:r>
      <w:r>
        <w:rPr>
          <w:rFonts w:ascii="Calibri" w:hAnsi="Calibri" w:eastAsia="Calibri" w:cs="Calibri"/>
          <w:b/>
          <w:i w:val="0"/>
          <w:color w:val="E09F3E"/>
          <w:sz w:val="22"/>
          <w:u w:val="none"/>
        </w:rPr>
        <w:t>(30 points)</w:t>
      </w:r>
    </w:p>
    <w:p>
      <w:pPr>
        <w:keepNext/>
        <w:spacing w:before="0" w:after="100"/>
      </w:pPr>
      <w:r>
        <w:rPr>
          <w:rFonts w:ascii="Calibri" w:hAnsi="Calibri" w:eastAsia="Calibri" w:cs="Calibri"/>
          <w:b w:val="0"/>
          <w:i/>
          <w:color w:val="555B66"/>
          <w:sz w:val="19"/>
          <w:u w:val="none"/>
        </w:rPr>
        <w:t>Draws on:  Module 6 – Complex Pricing (two-part tariffs, segment pricing)</w:t>
      </w:r>
    </w:p>
    <w:p>
      <w:pPr>
        <w:spacing w:before="0" w:after="180"/>
        <w:jc w:val="both"/>
      </w:pPr>
      <w:del w:id="900" w:author="Claude (proposed)" w:date="2026-09-06T00:00:00Z">
        <w:r>
          <w:rPr>
            <w:rFonts w:ascii="Calibri" w:hAnsi="Calibri" w:eastAsia="Calibri" w:cs="Calibri"/>
            <w:b w:val="0"/>
            <w:i w:val="0"/>
            <w:u w:val="none"/>
          </w:rPr>
          <w:delText>(25 points)</w:delText>
        </w:r>
      </w:del>
      <w:ins w:id="901" w:author="Claude (proposed)" w:date="2026-09-06T00:00:00Z">
        <w:r>
          <w:rPr>
            <w:rFonts w:ascii="Calibri" w:hAnsi="Calibri" w:eastAsia="Calibri" w:cs="Calibri"/>
            <w:b w:val="0"/>
            <w:i w:val="0"/>
            <w:u w:val="none"/>
          </w:rPr>
          <w:t>(30 points — the parts sum to 8 + 6 + 5 + 4 + 2 + 5 = 30.)</w:t>
        </w:r>
      </w:ins>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 xml:space="preserve">You should charge a usage price equal to marginal cost, </w:t>
      </w:r>
      <m:oMath>
        <m:r>
          <w:rPr>
            <w:rFonts w:ascii="Cambria Math" w:hAnsi="Cambria Math"/>
          </w:rPr>
          <m:t xml:space="preserve">P</m:t>
        </m:r>
        <m:r>
          <w:rPr>
            <w:rFonts w:ascii="Cambria Math" w:hAnsi="Cambria Math"/>
          </w:rPr>
          <m:t xml:space="preserve">=</m:t>
        </m:r>
        <m:r>
          <w:rPr>
            <w:rFonts w:ascii="Cambria Math" w:hAnsi="Cambria Math"/>
          </w:rPr>
          <m:t xml:space="preserve">2</m:t>
        </m:r>
      </m:oMath>
      <w:r>
        <w:rPr>
          <w:rFonts w:ascii="Calibri" w:hAnsi="Calibri" w:eastAsia="Calibri" w:cs="Calibri"/>
          <w:b w:val="0"/>
          <w:i w:val="0"/>
          <w:u w:val="none"/>
        </w:rPr>
        <w:t xml:space="preserve">. At that price a business customer uses </w:t>
      </w:r>
      <m:oMath>
        <m:r>
          <w:rPr>
            <w:rFonts w:ascii="Cambria Math" w:hAnsi="Cambria Math"/>
          </w:rPr>
          <m:t xml:space="preserve">Q</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8</m:t>
        </m:r>
      </m:oMath>
      <w:r>
        <w:rPr>
          <w:rFonts w:ascii="Calibri" w:hAnsi="Calibri" w:eastAsia="Calibri" w:cs="Calibri"/>
          <w:b w:val="0"/>
          <w:i w:val="0"/>
          <w:u w:val="none"/>
        </w:rPr>
        <w:t xml:space="preserve"> days of computing, and the consumer surplus is:</w:t>
      </w:r>
    </w:p>
    <w:p>
      <w:pPr>
        <w:spacing w:before="80" w:after="160"/>
      </w:pPr>
      <m:oMathPara>
        <m:oMath>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2</m:t>
              </m:r>
            </m:den>
          </m:f>
          <m:r>
            <w:rPr>
              <w:rFonts w:ascii="Cambria Math" w:hAnsi="Cambria Math"/>
              <w:color w:val="C00000"/>
            </w:rPr>
            <m:t xml:space="preserve">×</m:t>
          </m:r>
          <m:r>
            <w:rPr>
              <w:rFonts w:ascii="Cambria Math" w:hAnsi="Cambria Math"/>
              <w:color w:val="C00000"/>
            </w:rPr>
            <m:t xml:space="preserve">8</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10</m:t>
          </m:r>
          <m:r>
            <w:rPr>
              <w:rFonts w:ascii="Cambria Math" w:hAnsi="Cambria Math"/>
              <w:color w:val="C00000"/>
            </w:rPr>
            <m:t xml:space="preserve">−</m:t>
          </m:r>
          <m:r>
            <w:rPr>
              <w:rFonts w:ascii="Cambria Math" w:hAnsi="Cambria Math"/>
              <w:color w:val="C00000"/>
            </w:rPr>
            <m:t xml:space="preserve">2</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$32</m:t>
          </m:r>
        </m:oMath>
      </m:oMathPara>
    </w:p>
    <w:p>
      <w:pPr>
        <w:spacing w:before="0" w:after="180"/>
        <w:jc w:val="both"/>
      </w:pPr>
      <w:r>
        <w:rPr>
          <w:rFonts w:ascii="Calibri" w:hAnsi="Calibri" w:eastAsia="Calibri" w:cs="Calibri"/>
          <w:b w:val="0"/>
          <w:i w:val="0"/>
          <w:sz w:val="22"/>
          <w:u w:val="none"/>
        </w:rPr>
        <w:t>So you would charge F = $32 per month and $2 per day in usage price. That leaves zero consumer surplus after the subscription fee, and each business customer yields a profit of $32 per month.</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(6 points)  </w:t>
      </w:r>
      <w:r>
        <w:rPr>
          <w:rFonts w:ascii="Calibri" w:hAnsi="Calibri" w:eastAsia="Calibri" w:cs="Calibri"/>
          <w:b w:val="0"/>
          <w:i w:val="0"/>
          <w:u w:val="none"/>
        </w:rPr>
        <w:t xml:space="preserve">At a usage price of $2 an academic customer uses </w:t>
      </w:r>
      <m:oMath>
        <m:r>
          <w:rPr>
            <w:rFonts w:ascii="Cambria Math" w:hAnsi="Cambria Math"/>
          </w:rPr>
          <m:t xml:space="preserve">Q</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6</m:t>
        </m:r>
      </m:oMath>
      <w:r>
        <w:rPr>
          <w:rFonts w:ascii="Calibri" w:hAnsi="Calibri" w:eastAsia="Calibri" w:cs="Calibri"/>
          <w:b w:val="0"/>
          <w:i w:val="0"/>
          <w:u w:val="none"/>
        </w:rPr>
        <w:t xml:space="preserve"> days, so their consumer surplus is:</w:t>
      </w:r>
    </w:p>
    <w:p>
      <w:pPr>
        <w:spacing w:before="80" w:after="160"/>
      </w:pPr>
      <m:oMathPara>
        <m:oMath>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2</m:t>
              </m:r>
            </m:den>
          </m:f>
          <m:r>
            <w:rPr>
              <w:rFonts w:ascii="Cambria Math" w:hAnsi="Cambria Math"/>
              <w:color w:val="C00000"/>
            </w:rPr>
            <m:t xml:space="preserve">×</m:t>
          </m:r>
          <m:r>
            <w:rPr>
              <w:rFonts w:ascii="Cambria Math" w:hAnsi="Cambria Math"/>
              <w:color w:val="C00000"/>
            </w:rPr>
            <m:t xml:space="preserve">6</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8</m:t>
          </m:r>
          <m:r>
            <w:rPr>
              <w:rFonts w:ascii="Cambria Math" w:hAnsi="Cambria Math"/>
              <w:color w:val="C00000"/>
            </w:rPr>
            <m:t xml:space="preserve">−</m:t>
          </m:r>
          <m:r>
            <w:rPr>
              <w:rFonts w:ascii="Cambria Math" w:hAnsi="Cambria Math"/>
              <w:color w:val="C00000"/>
            </w:rPr>
            <m:t xml:space="preserve">2</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$18</m:t>
          </m:r>
        </m:oMath>
      </m:oMathPara>
    </w:p>
    <w:p>
      <w:pPr>
        <w:spacing w:before="160" w:after="40"/>
        <w:jc w:val="center"/>
      </w:pPr>
      <w:r>
        <w:drawing xmlns:a="http://schemas.openxmlformats.org/drawingml/2006/main">
          <wp:inline distT="0" distB="0" distL="0" distR="0">
            <wp:extent cx="2697480" cy="2377440"/>
            <wp:effectExtent l="0" t="0" r="0" b="0"/>
            <wp:docPr id="811" name="2(a) - business customer"/>
            <wp:cNvGraphicFramePr/>
            <a:graphic>
              <a:graphicData uri="http://schemas.microsoft.com/office/word/2010/wordprocessingGroup">
                <wpg:wgp>
                  <wpg:cNvGrpSpPr/>
                  <wpg:grpSpPr>
                    <a:xfrm>
                      <a:off x="0" y="0"/>
                      <a:ext cx="2697480" cy="2377440"/>
                      <a:chOff x="0" y="0"/>
                      <a:chExt cx="2697480" cy="2377440"/>
                    </a:xfrm>
                  </wpg:grpSpPr>
                  <wps:wsp>
                    <wps:cNvPr id="2" name="x-axis"/>
                    <wps:cNvSpPr/>
                    <wps:spPr>
                      <a:xfrm>
                        <a:off x="566928" y="1920240"/>
                        <a:ext cx="1975104" cy="1"/>
                      </a:xfrm>
                      <a:prstGeom prst="line">
                        <a:avLst/>
                      </a:prstGeom>
                      <a:noFill/>
                      <a:ln w="15875" cap="rnd">
                        <a:solidFill>
                          <a:srgbClr val="0B2B4E"/>
                        </a:solidFill>
                        <a:round/>
                        <a:tailEnd type="triangle" w="med" len="med"/>
                      </a:ln>
                    </wps:spPr>
                    <wps:bodyPr/>
                  </wps:wsp>
                  <wps:wsp>
                    <wps:cNvPr id="3" name="y-axis"/>
                    <wps:cNvSpPr/>
                    <wps:spPr>
                      <a:xfrm flipV="1">
                        <a:off x="566928" y="274320"/>
                        <a:ext cx="1" cy="1645920"/>
                      </a:xfrm>
                      <a:prstGeom prst="line">
                        <a:avLst/>
                      </a:prstGeom>
                      <a:noFill/>
                      <a:ln w="15875" cap="rnd">
                        <a:solidFill>
                          <a:srgbClr val="0B2B4E"/>
                        </a:solidFill>
                        <a:round/>
                        <a:tailEnd type="triangle" w="med" len="med"/>
                      </a:ln>
                    </wps:spPr>
                    <wps:bodyPr/>
                  </wps:wsp>
                  <wps:wsp>
                    <wps:cNvPr id="4" name="y-axis title"/>
                    <wps:cNvSpPr txBox="1"/>
                    <wps:spPr>
                      <a:xfrm>
                        <a:off x="357950" y="173736"/>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2463006" y="1965960"/>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CS"/>
                    <wps:cNvSpPr/>
                    <wps:spPr>
                      <a:xfrm>
                        <a:off x="566928" y="685800"/>
                        <a:ext cx="1207008" cy="987552"/>
                      </a:xfrm>
                      <a:custGeom>
                        <a:avLst/>
                        <a:gdLst/>
                        <a:ahLst/>
                        <a:cxnLst/>
                        <a:rect l="0" t="0" r="1207008" b="987552"/>
                        <a:pathLst>
                          <a:path w="1207008" h="987552">
                            <a:moveTo>
                              <a:pt x="0" y="0"/>
                            </a:moveTo>
                            <a:lnTo>
                              <a:pt x="1207008" y="987552"/>
                            </a:lnTo>
                            <a:lnTo>
                              <a:pt x="0" y="987552"/>
                            </a:lnTo>
                            <a:close/>
                          </a:path>
                        </a:pathLst>
                      </a:custGeom>
                      <a:solidFill>
                        <a:srgbClr val="C0201B">
                          <a:alpha val="26000"/>
                        </a:srgbClr>
                      </a:solidFill>
                      <a:ln w="9525">
                        <a:solidFill>
                          <a:srgbClr val="C0201B"/>
                        </a:solidFill>
                      </a:ln>
                    </wps:spPr>
                    <wps:bodyPr/>
                  </wps:wsp>
                  <wps:wsp>
                    <wps:cNvPr id="7" name="D"/>
                    <wps:cNvSpPr/>
                    <wps:spPr>
                      <a:xfrm>
                        <a:off x="566928" y="685800"/>
                        <a:ext cx="1508760" cy="1234440"/>
                      </a:xfrm>
                      <a:prstGeom prst="line">
                        <a:avLst/>
                      </a:prstGeom>
                      <a:noFill/>
                      <a:ln w="22225" cap="rnd">
                        <a:solidFill>
                          <a:srgbClr val="C00000"/>
                        </a:solidFill>
                        <a:round/>
                      </a:ln>
                    </wps:spPr>
                    <wps:bodyPr/>
                  </wps:wsp>
                  <wps:wsp>
                    <wps:cNvPr id="8" name="D label"/>
                    <wps:cNvSpPr txBox="1"/>
                    <wps:spPr>
                      <a:xfrm>
                        <a:off x="2121408" y="1792224"/>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9" name="MC"/>
                    <wps:cNvSpPr/>
                    <wps:spPr>
                      <a:xfrm>
                        <a:off x="566928" y="1673352"/>
                        <a:ext cx="1810512" cy="1"/>
                      </a:xfrm>
                      <a:prstGeom prst="line">
                        <a:avLst/>
                      </a:prstGeom>
                      <a:noFill/>
                      <a:ln w="19050" cap="rnd">
                        <a:solidFill>
                          <a:srgbClr val="0B2B4E"/>
                        </a:solidFill>
                        <a:round/>
                      </a:ln>
                    </wps:spPr>
                    <wps:bodyPr/>
                  </wps:wsp>
                  <wps:wsp>
                    <wps:cNvPr id="10" name="y tick"/>
                    <wps:cNvSpPr txBox="1"/>
                    <wps:spPr>
                      <a:xfrm>
                        <a:off x="352362" y="1595628"/>
                        <a:ext cx="141414" cy="155448"/>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2</w:t>
                          </w:r>
                        </w:p>
                      </w:txbxContent>
                    </wps:txbx>
                    <wps:bodyPr rot="0" spcFirstLastPara="0" vertOverflow="overflow" horzOverflow="overflow" vert="horz" wrap="square" lIns="0" tIns="0" rIns="0" bIns="0" anchor="ctr" anchorCtr="0">
                      <a:noAutofit/>
                    </wps:bodyPr>
                  </wps:wsp>
                  <wps:wsp>
                    <wps:cNvPr id="11" name="y tick"/>
                    <wps:cNvSpPr txBox="1"/>
                    <wps:spPr>
                      <a:xfrm>
                        <a:off x="284099" y="608076"/>
                        <a:ext cx="209677" cy="155448"/>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10</w:t>
                          </w:r>
                        </w:p>
                      </w:txbxContent>
                    </wps:txbx>
                    <wps:bodyPr rot="0" spcFirstLastPara="0" vertOverflow="overflow" horzOverflow="overflow" vert="horz" wrap="square" lIns="0" tIns="0" rIns="0" bIns="0" anchor="ctr" anchorCtr="0">
                      <a:noAutofit/>
                    </wps:bodyPr>
                  </wps:wsp>
                  <wps:wsp>
                    <wps:cNvPr id="12" name="x tick"/>
                    <wps:cNvSpPr txBox="1"/>
                    <wps:spPr>
                      <a:xfrm>
                        <a:off x="1703229" y="1965960"/>
                        <a:ext cx="141414" cy="155448"/>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8</w:t>
                          </w:r>
                        </w:p>
                      </w:txbxContent>
                    </wps:txbx>
                    <wps:bodyPr rot="0" spcFirstLastPara="0" vertOverflow="overflow" horzOverflow="overflow" vert="horz" wrap="square" lIns="0" tIns="0" rIns="0" bIns="0" anchor="ctr" anchorCtr="0">
                      <a:noAutofit/>
                    </wps:bodyPr>
                  </wps:wsp>
                  <wps:wsp>
                    <wps:cNvPr id="13" name="note"/>
                    <wps:cNvSpPr txBox="1"/>
                    <wps:spPr>
                      <a:xfrm>
                        <a:off x="835057" y="1284915"/>
                        <a:ext cx="268414" cy="201168"/>
                      </a:xfrm>
                      <a:prstGeom prst="rect">
                        <a:avLst/>
                      </a:prstGeom>
                      <a:noFill/>
                      <a:ln>
                        <a:noFill/>
                      </a:ln>
                    </wps:spPr>
                    <wps:txbx>
                      <w:txbxContent>
                        <w:p>
                          <w:pPr>
                            <w:spacing w:before="0" w:after="0" w:line="240" w:lineRule="auto"/>
                            <w:jc w:val="center"/>
                          </w:pPr>
                          <w:r>
                            <w:rPr>
                              <w:rFonts w:ascii="Calibri" w:hAnsi="Calibri" w:cs="Calibri"/>
                              <w:b/>
                              <w:color w:val="C0201B"/>
                              <w:sz w:val="20"/>
                              <w:szCs w:val="20"/>
                            </w:rPr>
                            <w:t xml:space="preserve">$32</w:t>
                          </w:r>
                        </w:p>
                      </w:txbxContent>
                    </wps:txbx>
                    <wps:bodyPr rot="0" spcFirstLastPara="0" vertOverflow="overflow" horzOverflow="overflow" vert="horz" wrap="square" lIns="0" tIns="0" rIns="0" bIns="0" anchor="ctr" anchorCtr="0">
                      <a:noAutofit/>
                    </wps:bodyPr>
                  </wps:wsp>
                  <wps:wsp>
                    <wps:cNvPr id="14" name="panel title"/>
                    <wps:cNvSpPr txBox="1"/>
                    <wps:spPr>
                      <a:xfrm>
                        <a:off x="1198658" y="73152"/>
                        <a:ext cx="547052" cy="219456"/>
                      </a:xfrm>
                      <a:prstGeom prst="rect">
                        <a:avLst/>
                      </a:prstGeom>
                      <a:noFill/>
                      <a:ln>
                        <a:noFill/>
                      </a:ln>
                    </wps:spPr>
                    <wps:txbx>
                      <w:txbxContent>
                        <w:p>
                          <w:pPr>
                            <w:spacing w:before="0" w:after="0" w:line="240" w:lineRule="auto"/>
                            <w:jc w:val="center"/>
                          </w:pPr>
                          <w:r>
                            <w:rPr>
                              <w:rFonts w:ascii="Calibri" w:hAnsi="Calibri" w:cs="Calibri"/>
                              <w:b/>
                              <w:color w:val="0B2B4E"/>
                              <w:sz w:val="20"/>
                              <w:szCs w:val="20"/>
                            </w:rPr>
                            <w:t xml:space="preserve">Business</w:t>
                          </w:r>
                        </w:p>
                      </w:txbxContent>
                    </wps:txbx>
                    <wps:bodyPr rot="0" spcFirstLastPara="0" vertOverflow="overflow" horzOverflow="overflow" vert="horz" wrap="square" lIns="0" tIns="0" rIns="0" bIns="0" anchor="ctr" anchorCtr="0">
                      <a:noAutofit/>
                    </wps:bodyPr>
                  </wps:wsp>
                </wpg:wgp>
              </a:graphicData>
            </a:graphic>
          </wp:inline>
        </w:drawing>
      </w:r>
      <w:r>
        <w:rPr>
          <w:rFonts w:ascii="Calibri" w:hAnsi="Calibri" w:eastAsia="Calibri" w:cs="Calibri"/>
          <w:b w:val="0"/>
          <w:i w:val="0"/>
          <w:u w:val="none"/>
        </w:rPr>
        <w:t xml:space="preserve">      </w:t>
      </w:r>
      <w:r>
        <w:drawing xmlns:a="http://schemas.openxmlformats.org/drawingml/2006/main">
          <wp:inline distT="0" distB="0" distL="0" distR="0">
            <wp:extent cx="2697480" cy="2377440"/>
            <wp:effectExtent l="0" t="0" r="0" b="0"/>
            <wp:docPr id="812" name="2(b) - academic customer"/>
            <wp:cNvGraphicFramePr/>
            <a:graphic>
              <a:graphicData uri="http://schemas.microsoft.com/office/word/2010/wordprocessingGroup">
                <wpg:wgp>
                  <wpg:cNvGrpSpPr/>
                  <wpg:grpSpPr>
                    <a:xfrm>
                      <a:off x="0" y="0"/>
                      <a:ext cx="2697480" cy="2377440"/>
                      <a:chOff x="0" y="0"/>
                      <a:chExt cx="2697480" cy="2377440"/>
                    </a:xfrm>
                  </wpg:grpSpPr>
                  <wps:wsp>
                    <wps:cNvPr id="2" name="x-axis"/>
                    <wps:cNvSpPr/>
                    <wps:spPr>
                      <a:xfrm>
                        <a:off x="566928" y="1920240"/>
                        <a:ext cx="1975104" cy="1"/>
                      </a:xfrm>
                      <a:prstGeom prst="line">
                        <a:avLst/>
                      </a:prstGeom>
                      <a:noFill/>
                      <a:ln w="15875" cap="rnd">
                        <a:solidFill>
                          <a:srgbClr val="0B2B4E"/>
                        </a:solidFill>
                        <a:round/>
                        <a:tailEnd type="triangle" w="med" len="med"/>
                      </a:ln>
                    </wps:spPr>
                    <wps:bodyPr/>
                  </wps:wsp>
                  <wps:wsp>
                    <wps:cNvPr id="3" name="y-axis"/>
                    <wps:cNvSpPr/>
                    <wps:spPr>
                      <a:xfrm flipV="1">
                        <a:off x="566928" y="274320"/>
                        <a:ext cx="1" cy="1645920"/>
                      </a:xfrm>
                      <a:prstGeom prst="line">
                        <a:avLst/>
                      </a:prstGeom>
                      <a:noFill/>
                      <a:ln w="15875" cap="rnd">
                        <a:solidFill>
                          <a:srgbClr val="0B2B4E"/>
                        </a:solidFill>
                        <a:round/>
                        <a:tailEnd type="triangle" w="med" len="med"/>
                      </a:ln>
                    </wps:spPr>
                    <wps:bodyPr/>
                  </wps:wsp>
                  <wps:wsp>
                    <wps:cNvPr id="4" name="y-axis title"/>
                    <wps:cNvSpPr txBox="1"/>
                    <wps:spPr>
                      <a:xfrm>
                        <a:off x="357950" y="173736"/>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2463006" y="1965960"/>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CS"/>
                    <wps:cNvSpPr/>
                    <wps:spPr>
                      <a:xfrm>
                        <a:off x="566928" y="932688"/>
                        <a:ext cx="905256" cy="740664"/>
                      </a:xfrm>
                      <a:custGeom>
                        <a:avLst/>
                        <a:gdLst/>
                        <a:ahLst/>
                        <a:cxnLst/>
                        <a:rect l="0" t="0" r="905256" b="740664"/>
                        <a:pathLst>
                          <a:path w="905256" h="740664">
                            <a:moveTo>
                              <a:pt x="0" y="0"/>
                            </a:moveTo>
                            <a:lnTo>
                              <a:pt x="905256" y="740664"/>
                            </a:lnTo>
                            <a:lnTo>
                              <a:pt x="0" y="740664"/>
                            </a:lnTo>
                            <a:close/>
                          </a:path>
                        </a:pathLst>
                      </a:custGeom>
                      <a:solidFill>
                        <a:srgbClr val="C0201B">
                          <a:alpha val="26000"/>
                        </a:srgbClr>
                      </a:solidFill>
                      <a:ln w="9525">
                        <a:solidFill>
                          <a:srgbClr val="C0201B"/>
                        </a:solidFill>
                      </a:ln>
                    </wps:spPr>
                    <wps:bodyPr/>
                  </wps:wsp>
                  <wps:wsp>
                    <wps:cNvPr id="7" name="D"/>
                    <wps:cNvSpPr/>
                    <wps:spPr>
                      <a:xfrm>
                        <a:off x="566928" y="932688"/>
                        <a:ext cx="1207008" cy="987552"/>
                      </a:xfrm>
                      <a:prstGeom prst="line">
                        <a:avLst/>
                      </a:prstGeom>
                      <a:noFill/>
                      <a:ln w="22225" cap="rnd">
                        <a:solidFill>
                          <a:srgbClr val="C00000"/>
                        </a:solidFill>
                        <a:round/>
                      </a:ln>
                    </wps:spPr>
                    <wps:bodyPr/>
                  </wps:wsp>
                  <wps:wsp>
                    <wps:cNvPr id="8" name="D label"/>
                    <wps:cNvSpPr txBox="1"/>
                    <wps:spPr>
                      <a:xfrm>
                        <a:off x="1819656" y="1792224"/>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9" name="MC"/>
                    <wps:cNvSpPr/>
                    <wps:spPr>
                      <a:xfrm>
                        <a:off x="566928" y="1673352"/>
                        <a:ext cx="1810512" cy="1"/>
                      </a:xfrm>
                      <a:prstGeom prst="line">
                        <a:avLst/>
                      </a:prstGeom>
                      <a:noFill/>
                      <a:ln w="19050" cap="rnd">
                        <a:solidFill>
                          <a:srgbClr val="0B2B4E"/>
                        </a:solidFill>
                        <a:round/>
                      </a:ln>
                    </wps:spPr>
                    <wps:bodyPr/>
                  </wps:wsp>
                  <wps:wsp>
                    <wps:cNvPr id="10" name="y tick"/>
                    <wps:cNvSpPr txBox="1"/>
                    <wps:spPr>
                      <a:xfrm>
                        <a:off x="352362" y="1595628"/>
                        <a:ext cx="141414" cy="155448"/>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2</w:t>
                          </w:r>
                        </w:p>
                      </w:txbxContent>
                    </wps:txbx>
                    <wps:bodyPr rot="0" spcFirstLastPara="0" vertOverflow="overflow" horzOverflow="overflow" vert="horz" wrap="square" lIns="0" tIns="0" rIns="0" bIns="0" anchor="ctr" anchorCtr="0">
                      <a:noAutofit/>
                    </wps:bodyPr>
                  </wps:wsp>
                  <wps:wsp>
                    <wps:cNvPr id="11" name="y tick"/>
                    <wps:cNvSpPr txBox="1"/>
                    <wps:spPr>
                      <a:xfrm>
                        <a:off x="352362" y="854964"/>
                        <a:ext cx="141414" cy="155448"/>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8</w:t>
                          </w:r>
                        </w:p>
                      </w:txbxContent>
                    </wps:txbx>
                    <wps:bodyPr rot="0" spcFirstLastPara="0" vertOverflow="overflow" horzOverflow="overflow" vert="horz" wrap="square" lIns="0" tIns="0" rIns="0" bIns="0" anchor="ctr" anchorCtr="0">
                      <a:noAutofit/>
                    </wps:bodyPr>
                  </wps:wsp>
                  <wps:wsp>
                    <wps:cNvPr id="12" name="x tick"/>
                    <wps:cNvSpPr txBox="1"/>
                    <wps:spPr>
                      <a:xfrm>
                        <a:off x="1401477" y="1965960"/>
                        <a:ext cx="141414" cy="155448"/>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6</w:t>
                          </w:r>
                        </w:p>
                      </w:txbxContent>
                    </wps:txbx>
                    <wps:bodyPr rot="0" spcFirstLastPara="0" vertOverflow="overflow" horzOverflow="overflow" vert="horz" wrap="square" lIns="0" tIns="0" rIns="0" bIns="0" anchor="ctr" anchorCtr="0">
                      <a:noAutofit/>
                    </wps:bodyPr>
                  </wps:wsp>
                  <wps:wsp>
                    <wps:cNvPr id="13" name="note"/>
                    <wps:cNvSpPr txBox="1"/>
                    <wps:spPr>
                      <a:xfrm>
                        <a:off x="734473" y="1367211"/>
                        <a:ext cx="268414" cy="201168"/>
                      </a:xfrm>
                      <a:prstGeom prst="rect">
                        <a:avLst/>
                      </a:prstGeom>
                      <a:noFill/>
                      <a:ln>
                        <a:noFill/>
                      </a:ln>
                    </wps:spPr>
                    <wps:txbx>
                      <w:txbxContent>
                        <w:p>
                          <w:pPr>
                            <w:spacing w:before="0" w:after="0" w:line="240" w:lineRule="auto"/>
                            <w:jc w:val="center"/>
                          </w:pPr>
                          <w:r>
                            <w:rPr>
                              <w:rFonts w:ascii="Calibri" w:hAnsi="Calibri" w:cs="Calibri"/>
                              <w:b/>
                              <w:color w:val="C0201B"/>
                              <w:sz w:val="20"/>
                              <w:szCs w:val="20"/>
                            </w:rPr>
                            <w:t xml:space="preserve">$18</w:t>
                          </w:r>
                        </w:p>
                      </w:txbxContent>
                    </wps:txbx>
                    <wps:bodyPr rot="0" spcFirstLastPara="0" vertOverflow="overflow" horzOverflow="overflow" vert="horz" wrap="square" lIns="0" tIns="0" rIns="0" bIns="0" anchor="ctr" anchorCtr="0">
                      <a:noAutofit/>
                    </wps:bodyPr>
                  </wps:wsp>
                  <wps:wsp>
                    <wps:cNvPr id="14" name="panel title"/>
                    <wps:cNvSpPr txBox="1"/>
                    <wps:spPr>
                      <a:xfrm>
                        <a:off x="1170876" y="73152"/>
                        <a:ext cx="602615" cy="219456"/>
                      </a:xfrm>
                      <a:prstGeom prst="rect">
                        <a:avLst/>
                      </a:prstGeom>
                      <a:noFill/>
                      <a:ln>
                        <a:noFill/>
                      </a:ln>
                    </wps:spPr>
                    <wps:txbx>
                      <w:txbxContent>
                        <w:p>
                          <w:pPr>
                            <w:spacing w:before="0" w:after="0" w:line="240" w:lineRule="auto"/>
                            <w:jc w:val="center"/>
                          </w:pPr>
                          <w:r>
                            <w:rPr>
                              <w:rFonts w:ascii="Calibri" w:hAnsi="Calibri" w:cs="Calibri"/>
                              <w:b/>
                              <w:color w:val="0B2B4E"/>
                              <w:sz w:val="20"/>
                              <w:szCs w:val="20"/>
                            </w:rPr>
                            <w:t xml:space="preserve">Academic</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The shaded triangle is each customer type’s consumer surplus at a usage price of $2: $32 for a business customer, $18 for an academic one.</w:t>
      </w:r>
    </w:p>
    <w:p>
      <w:pPr>
        <w:spacing w:before="0" w:after="180"/>
        <w:jc w:val="both"/>
      </w:pPr>
      <w:r>
        <w:rPr>
          <w:rFonts w:ascii="Calibri" w:hAnsi="Calibri" w:eastAsia="Calibri" w:cs="Calibri"/>
          <w:b w:val="0"/>
          <w:i w:val="0"/>
          <w:sz w:val="22"/>
          <w:u w:val="none"/>
        </w:rPr>
        <w:t>Since $18 of consumer surplus is below the $32 subscription fee set for business customers, academics would not subscribe to your service — you would lose that market entirely.</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You would charge P = $2 and F = $18 — the consumer surplus computed in (b) — to academics. Your profit from this group would then be $18 per customer.</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 xml:space="preserve">The scheme combines a </w:t>
      </w:r>
      <w:r>
        <w:rPr>
          <w:rFonts w:ascii="Calibri" w:hAnsi="Calibri" w:eastAsia="Calibri" w:cs="Calibri"/>
          <w:b/>
          <w:i w:val="0"/>
          <w:u w:val="none"/>
        </w:rPr>
        <w:t>two-part tariff</w:t>
      </w:r>
      <w:r>
        <w:rPr>
          <w:rFonts w:ascii="Calibri" w:hAnsi="Calibri" w:eastAsia="Calibri" w:cs="Calibri"/>
          <w:b w:val="0"/>
          <w:i w:val="0"/>
          <w:u w:val="none"/>
        </w:rPr>
        <w:t xml:space="preserve"> with </w:t>
      </w:r>
      <w:r>
        <w:rPr>
          <w:rFonts w:ascii="Calibri" w:hAnsi="Calibri" w:eastAsia="Calibri" w:cs="Calibri"/>
          <w:b/>
          <w:i w:val="0"/>
          <w:u w:val="none"/>
        </w:rPr>
        <w:t>segment pricing</w:t>
      </w:r>
      <w:r>
        <w:rPr>
          <w:rFonts w:ascii="Calibri" w:hAnsi="Calibri" w:eastAsia="Calibri" w:cs="Calibri"/>
          <w:b w:val="0"/>
          <w:i w:val="0"/>
          <w:u w:val="none"/>
        </w:rPr>
        <w:t>, distinguishing between the academic and business customer segments.</w:t>
      </w:r>
    </w:p>
    <w:p>
      <w:pPr>
        <w:spacing w:before="120" w:after="60"/>
        <w:ind w:left="432" w:hanging="432"/>
        <w:jc w:val="both"/>
      </w:pPr>
      <w:r>
        <w:rPr>
          <w:rFonts w:ascii="Calibri" w:hAnsi="Calibri" w:eastAsia="Calibri" w:cs="Calibri"/>
          <w:b/>
          <w:i w:val="0"/>
          <w:color w:val="0B2B4E"/>
          <w:sz w:val="22"/>
          <w:u w:val="none"/>
        </w:rPr>
        <w:t xml:space="preserve">(e)  </w:t>
      </w:r>
      <w:r>
        <w:rPr>
          <w:rFonts w:ascii="Calibri" w:hAnsi="Calibri" w:eastAsia="Calibri" w:cs="Calibri"/>
          <w:b/>
          <w:i w:val="0"/>
          <w:color w:val="E09F3E"/>
          <w:sz w:val="21"/>
          <w:u w:val="none"/>
        </w:rPr>
        <w:t xml:space="preserve">(2 points)  </w:t>
      </w:r>
      <w:r>
        <w:rPr>
          <w:rFonts w:ascii="Calibri" w:hAnsi="Calibri" w:eastAsia="Calibri" w:cs="Calibri"/>
          <w:b w:val="0"/>
          <w:i w:val="0"/>
          <w:u w:val="none"/>
        </w:rPr>
        <w:t>Business customers would also purchase the academic version, since it has the same usage price but a lower subscription fee.</w:t>
      </w:r>
    </w:p>
    <w:p>
      <w:pPr>
        <w:spacing w:before="120" w:after="60"/>
        <w:ind w:left="432" w:hanging="432"/>
        <w:jc w:val="both"/>
      </w:pPr>
      <w:r>
        <w:rPr>
          <w:rFonts w:ascii="Calibri" w:hAnsi="Calibri" w:eastAsia="Calibri" w:cs="Calibri"/>
          <w:b/>
          <w:i w:val="0"/>
          <w:color w:val="0B2B4E"/>
          <w:sz w:val="22"/>
          <w:u w:val="none"/>
        </w:rPr>
        <w:t xml:space="preserve">(f)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Movie theaters offer senior discounts on tickets, charging lower prices to customers above a certain age. This creates the same issue as in (e), since younger customers would prefer to pay the cheaper senior rate. The problem is avoided by asking customers to show a government-issued ID confirming their age at entry, which prevents younger individuals from using the discounted ticket.</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Duopoly</w:t>
      </w:r>
      <w:r>
        <w:rPr>
          <w:rFonts w:ascii="Calibri" w:hAnsi="Calibri" w:eastAsia="Calibri" w:cs="Calibri"/>
          <w:b w:val="0"/>
          <w:i w:val="0"/>
          <w:u w:val="none"/>
        </w:rPr>
        <w:tab/>
      </w:r>
      <w:r>
        <w:rPr>
          <w:rFonts w:ascii="Calibri" w:hAnsi="Calibri" w:eastAsia="Calibri" w:cs="Calibri"/>
          <w:b/>
          <w:i w:val="0"/>
          <w:color w:val="E09F3E"/>
          <w:sz w:val="22"/>
          <w:u w:val="none"/>
        </w:rPr>
        <w:t>(35 points)</w:t>
      </w:r>
    </w:p>
    <w:p>
      <w:pPr>
        <w:keepNext/>
        <w:spacing w:before="0" w:after="100"/>
      </w:pPr>
      <w:r>
        <w:rPr>
          <w:rFonts w:ascii="Calibri" w:hAnsi="Calibri" w:eastAsia="Calibri" w:cs="Calibri"/>
          <w:b w:val="0"/>
          <w:i/>
          <w:color w:val="555B66"/>
          <w:sz w:val="19"/>
          <w:u w:val="none"/>
        </w:rPr>
        <w:t>Draws on:  Module 7 – Oligopoly (Cournot, Bertrand);  Module 4 – the produce / stop / exit decision</w:t>
      </w:r>
    </w:p>
    <w:p>
      <w:pPr>
        <w:spacing w:before="0" w:after="180"/>
        <w:jc w:val="both"/>
      </w:pPr>
      <w:ins w:id="902" w:author="Claude (proposed)" w:date="2026-09-06T00:00:00Z">
        <w:r>
          <w:rPr>
            <w:rFonts w:ascii="Calibri" w:hAnsi="Calibri" w:eastAsia="Calibri" w:cs="Calibri"/>
            <w:b w:val="0"/>
            <w:i w:val="0"/>
            <w:u w:val="none"/>
          </w:rPr>
          <w:t>[The parts below sum to 40 points, not the 35 in the header: 1 + 7 + 7 + 2 + 4 + 3 + 6 + 6 + 4.]</w:t>
        </w:r>
      </w:ins>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 point)  </w:t>
      </w:r>
      <w:r>
        <w:rPr>
          <w:rFonts w:ascii="Calibri" w:hAnsi="Calibri" w:eastAsia="Calibri" w:cs="Calibri"/>
          <w:b/>
          <w:i w:val="0"/>
          <w:u w:val="none"/>
        </w:rPr>
        <w:t>Cournot competition.</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To derive the reaction functions we set MC = MR for each producer. Differentiating the cost functions:</w:t>
      </w:r>
    </w:p>
    <w:p>
      <w:pPr>
        <w:spacing w:before="60" w:after="80"/>
      </w:pPr>
      <m:oMathPara>
        <m:oMath>
          <m:sSub>
            <m:sSubPr>
              <m:ctrlPr>
                <w:rPr>
                  <w:rFonts w:ascii="Cambria Math" w:hAnsi="Cambria Math"/>
                  <w:i/>
                </w:rPr>
              </m:ctrlPr>
            </m:sSubPr>
            <m:e>
              <m:r>
                <m:rPr>
                  <m:sty m:val="p"/>
                </m:rPr>
                <w:rPr>
                  <w:rFonts w:ascii="Cambria Math" w:hAnsi="Cambria Math"/>
                </w:rPr>
                <m:t xml:space="preserve">MC</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15</m:t>
          </m:r>
          <m:r>
            <w:rPr>
              <w:rFonts w:ascii="Cambria Math" w:hAnsi="Cambria Math"/>
            </w:rPr>
            <m:t xml:space="preserve">      </m:t>
          </m:r>
          <m:sSub>
            <m:sSubPr>
              <m:ctrlPr>
                <w:rPr>
                  <w:rFonts w:ascii="Cambria Math" w:hAnsi="Cambria Math"/>
                  <w:i/>
                </w:rPr>
              </m:ctrlPr>
            </m:sSubPr>
            <m:e>
              <m:r>
                <m:rPr>
                  <m:sty m:val="p"/>
                </m:rPr>
                <w:rPr>
                  <w:rFonts w:ascii="Cambria Math" w:hAnsi="Cambria Math"/>
                </w:rPr>
                <m:t xml:space="preserve">MC</m:t>
              </m:r>
            </m:e>
            <m:sub>
              <m:r>
                <m:rPr>
                  <m:sty m:val="p"/>
                </m:rPr>
                <w:rPr>
                  <w:rFonts w:ascii="Cambria Math" w:hAnsi="Cambria Math"/>
                </w:rPr>
                <m:t xml:space="preserve">2</m:t>
              </m:r>
            </m:sub>
          </m:sSub>
          <m:r>
            <w:rPr>
              <w:rFonts w:ascii="Cambria Math" w:hAnsi="Cambria Math"/>
            </w:rPr>
            <m:t xml:space="preserve">=</m:t>
          </m:r>
          <m:r>
            <w:rPr>
              <w:rFonts w:ascii="Cambria Math" w:hAnsi="Cambria Math"/>
            </w:rPr>
            <m:t xml:space="preserve">25</m:t>
          </m:r>
        </m:oMath>
      </m:oMathPara>
    </w:p>
    <w:p>
      <w:pPr>
        <w:spacing w:before="0" w:after="40"/>
        <w:jc w:val="both"/>
      </w:pPr>
      <w:r>
        <w:rPr>
          <w:rFonts w:ascii="Calibri" w:hAnsi="Calibri" w:eastAsia="Calibri" w:cs="Calibri"/>
          <w:b w:val="0"/>
          <w:i w:val="0"/>
          <w:sz w:val="22"/>
          <w:u w:val="none"/>
        </w:rPr>
        <w:t>and the marginal revenues are:</w:t>
      </w:r>
    </w:p>
    <w:p>
      <w:pPr>
        <w:spacing w:before="40" w:after="60"/>
      </w:pPr>
      <m:oMathPara>
        <m:oMath>
          <m:sSub>
            <m:sSubPr>
              <m:ctrlPr>
                <w:rPr>
                  <w:rFonts w:ascii="Cambria Math" w:hAnsi="Cambria Math"/>
                  <w:i/>
                </w:rPr>
              </m:ctrlPr>
            </m:sSubPr>
            <m:e>
              <m:r>
                <m:rPr>
                  <m:sty m:val="p"/>
                </m:rPr>
                <w:rPr>
                  <w:rFonts w:ascii="Cambria Math" w:hAnsi="Cambria Math"/>
                </w:rPr>
                <m:t xml:space="preserve">TR</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P</m:t>
          </m:r>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110</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m:t>
          </m:r>
          <m:sSup>
            <m:sSupPr>
              <m:ctrlPr>
                <w:rPr>
                  <w:rFonts w:ascii="Cambria Math" w:hAnsi="Cambria Math"/>
                  <w:i/>
                </w:rPr>
              </m:ctrlPr>
            </m:sSupPr>
            <m:e>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e>
            <m:sup>
              <m:r>
                <m:rPr>
                  <m:sty m:val="p"/>
                </m:rPr>
                <w:rPr>
                  <w:rFonts w:ascii="Cambria Math" w:hAnsi="Cambria Math"/>
                </w:rPr>
                <m:t xml:space="preserve">2</m:t>
              </m:r>
            </m:sup>
          </m:sSup>
          <m:r>
            <w:rPr>
              <w:rFonts w:ascii="Cambria Math" w:hAnsi="Cambria Math"/>
            </w:rPr>
            <m:t xml:space="preserve">  ⇒  </m:t>
          </m:r>
          <m:sSub>
            <m:sSubPr>
              <m:ctrlPr>
                <w:rPr>
                  <w:rFonts w:ascii="Cambria Math" w:hAnsi="Cambria Math"/>
                  <w:i/>
                </w:rPr>
              </m:ctrlPr>
            </m:sSubPr>
            <m:e>
              <m:r>
                <m:rPr>
                  <m:sty m:val="p"/>
                </m:rPr>
                <w:rPr>
                  <w:rFonts w:ascii="Cambria Math" w:hAnsi="Cambria Math"/>
                </w:rPr>
                <m:t xml:space="preserve">MR</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110</m:t>
          </m:r>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r>
            <w:rPr>
              <w:rFonts w:ascii="Cambria Math" w:hAnsi="Cambria Math"/>
            </w:rPr>
            <m:t xml:space="preserve">−</m:t>
          </m:r>
          <m:r>
            <w:rPr>
              <w:rFonts w:ascii="Cambria Math" w:hAnsi="Cambria Math"/>
            </w:rPr>
            <m:t xml:space="preserve">2</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oMath>
      </m:oMathPara>
    </w:p>
    <w:p>
      <w:pPr>
        <w:spacing w:before="40" w:after="100"/>
      </w:pPr>
      <m:oMathPara>
        <m:oMath>
          <m:sSub>
            <m:sSubPr>
              <m:ctrlPr>
                <w:rPr>
                  <w:rFonts w:ascii="Cambria Math" w:hAnsi="Cambria Math"/>
                  <w:i/>
                </w:rPr>
              </m:ctrlPr>
            </m:sSubPr>
            <m:e>
              <m:r>
                <m:rPr>
                  <m:sty m:val="p"/>
                </m:rPr>
                <w:rPr>
                  <w:rFonts w:ascii="Cambria Math" w:hAnsi="Cambria Math"/>
                </w:rPr>
                <m:t xml:space="preserve">TR</m:t>
              </m:r>
            </m:e>
            <m:sub>
              <m:r>
                <m:rPr>
                  <m:sty m:val="p"/>
                </m:rPr>
                <w:rPr>
                  <w:rFonts w:ascii="Cambria Math" w:hAnsi="Cambria Math"/>
                </w:rPr>
                <m:t xml:space="preserve">2</m:t>
              </m:r>
            </m:sub>
          </m:sSub>
          <m:r>
            <w:rPr>
              <w:rFonts w:ascii="Cambria Math" w:hAnsi="Cambria Math"/>
            </w:rPr>
            <m:t xml:space="preserve">=</m:t>
          </m:r>
          <m:r>
            <w:rPr>
              <w:rFonts w:ascii="Cambria Math" w:hAnsi="Cambria Math"/>
            </w:rPr>
            <m:t xml:space="preserve">P</m:t>
          </m:r>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r>
            <w:rPr>
              <w:rFonts w:ascii="Cambria Math" w:hAnsi="Cambria Math"/>
            </w:rPr>
            <m:t xml:space="preserve">=</m:t>
          </m:r>
          <m:r>
            <w:rPr>
              <w:rFonts w:ascii="Cambria Math" w:hAnsi="Cambria Math"/>
            </w:rPr>
            <m:t xml:space="preserve">110</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r>
            <w:rPr>
              <w:rFonts w:ascii="Cambria Math" w:hAnsi="Cambria Math"/>
            </w:rPr>
            <m:t xml:space="preserve">−</m:t>
          </m:r>
          <m:sSup>
            <m:sSupPr>
              <m:ctrlPr>
                <w:rPr>
                  <w:rFonts w:ascii="Cambria Math" w:hAnsi="Cambria Math"/>
                  <w:i/>
                </w:rPr>
              </m:ctrlPr>
            </m:sSupPr>
            <m:e>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e>
            <m:sup>
              <m:r>
                <m:rPr>
                  <m:sty m:val="p"/>
                </m:rPr>
                <w:rPr>
                  <w:rFonts w:ascii="Cambria Math" w:hAnsi="Cambria Math"/>
                </w:rPr>
                <m:t xml:space="preserve">2</m:t>
              </m:r>
            </m:sup>
          </m:sSup>
          <m:r>
            <w:rPr>
              <w:rFonts w:ascii="Cambria Math" w:hAnsi="Cambria Math"/>
            </w:rPr>
            <m:t xml:space="preserve">  ⇒  </m:t>
          </m:r>
          <m:sSub>
            <m:sSubPr>
              <m:ctrlPr>
                <w:rPr>
                  <w:rFonts w:ascii="Cambria Math" w:hAnsi="Cambria Math"/>
                  <w:i/>
                </w:rPr>
              </m:ctrlPr>
            </m:sSubPr>
            <m:e>
              <m:r>
                <m:rPr>
                  <m:sty m:val="p"/>
                </m:rPr>
                <w:rPr>
                  <w:rFonts w:ascii="Cambria Math" w:hAnsi="Cambria Math"/>
                </w:rPr>
                <m:t xml:space="preserve">MR</m:t>
              </m:r>
            </m:e>
            <m:sub>
              <m:r>
                <m:rPr>
                  <m:sty m:val="p"/>
                </m:rPr>
                <w:rPr>
                  <w:rFonts w:ascii="Cambria Math" w:hAnsi="Cambria Math"/>
                </w:rPr>
                <m:t xml:space="preserve">2</m:t>
              </m:r>
            </m:sub>
          </m:sSub>
          <m:r>
            <w:rPr>
              <w:rFonts w:ascii="Cambria Math" w:hAnsi="Cambria Math"/>
            </w:rPr>
            <m:t xml:space="preserve">=</m:t>
          </m:r>
          <m:r>
            <w:rPr>
              <w:rFonts w:ascii="Cambria Math" w:hAnsi="Cambria Math"/>
            </w:rPr>
            <m:t xml:space="preserve">110</m:t>
          </m:r>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2</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oMath>
      </m:oMathPara>
    </w:p>
    <w:p>
      <w:pPr>
        <w:spacing w:before="0" w:after="40"/>
        <w:jc w:val="both"/>
      </w:pPr>
      <w:r>
        <w:rPr>
          <w:rFonts w:ascii="Calibri" w:hAnsi="Calibri" w:eastAsia="Calibri" w:cs="Calibri"/>
          <w:b w:val="0"/>
          <w:i w:val="0"/>
          <w:sz w:val="22"/>
          <w:u w:val="none"/>
        </w:rPr>
        <w:t>Setting MC = MR and solving for each firm’s own output:</w:t>
      </w:r>
    </w:p>
    <w:p>
      <w:pPr>
        <w:spacing w:before="80" w:after="160"/>
      </w:pPr>
      <m:oMathPara>
        <m:oMath>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1</m:t>
              </m:r>
            </m:sub>
          </m:sSub>
          <m:r>
            <w:rPr>
              <w:rFonts w:ascii="Cambria Math" w:hAnsi="Cambria Math"/>
              <w:color w:val="C00000"/>
            </w:rPr>
            <m:t xml:space="preserve">=</m:t>
          </m:r>
          <m:r>
            <w:rPr>
              <w:rFonts w:ascii="Cambria Math" w:hAnsi="Cambria Math"/>
              <w:color w:val="C00000"/>
            </w:rPr>
            <m:t xml:space="preserve">47.5</m:t>
          </m:r>
          <m:r>
            <w:rPr>
              <w:rFonts w:ascii="Cambria Math" w:hAnsi="Cambria Math"/>
              <w:color w:val="C00000"/>
            </w:rPr>
            <m:t xml:space="preserve">−</m:t>
          </m:r>
          <m:r>
            <w:rPr>
              <w:rFonts w:ascii="Cambria Math" w:hAnsi="Cambria Math"/>
              <w:color w:val="C00000"/>
            </w:rPr>
            <m:t xml:space="preserve">0.5</m:t>
          </m:r>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2</m:t>
              </m:r>
            </m:sub>
          </m:sSub>
          <m:r>
            <w:rPr>
              <w:rFonts w:ascii="Cambria Math" w:hAnsi="Cambria Math"/>
              <w:color w:val="C00000"/>
            </w:rPr>
            <m:t xml:space="preserve">            </m:t>
          </m:r>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2</m:t>
              </m:r>
            </m:sub>
          </m:sSub>
          <m:r>
            <w:rPr>
              <w:rFonts w:ascii="Cambria Math" w:hAnsi="Cambria Math"/>
              <w:color w:val="C00000"/>
            </w:rPr>
            <m:t xml:space="preserve">=</m:t>
          </m:r>
          <m:r>
            <w:rPr>
              <w:rFonts w:ascii="Cambria Math" w:hAnsi="Cambria Math"/>
              <w:color w:val="C00000"/>
            </w:rPr>
            <m:t xml:space="preserve">42.5</m:t>
          </m:r>
          <m:r>
            <w:rPr>
              <w:rFonts w:ascii="Cambria Math" w:hAnsi="Cambria Math"/>
              <w:color w:val="C00000"/>
            </w:rPr>
            <m:t xml:space="preserve">−</m:t>
          </m:r>
          <m:r>
            <w:rPr>
              <w:rFonts w:ascii="Cambria Math" w:hAnsi="Cambria Math"/>
              <w:color w:val="C00000"/>
            </w:rPr>
            <m:t xml:space="preserve">0.5</m:t>
          </m:r>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1</m:t>
              </m:r>
            </m:sub>
          </m:sSub>
        </m:oMath>
      </m:oMathPara>
    </w:p>
    <w:p>
      <w:pPr>
        <w:spacing w:before="160" w:after="40"/>
        <w:jc w:val="center"/>
      </w:pPr>
      <w:r>
        <w:drawing xmlns:a="http://schemas.openxmlformats.org/drawingml/2006/main">
          <wp:inline distT="0" distB="0" distL="0" distR="0">
            <wp:extent cx="4448016" cy="3255264"/>
            <wp:effectExtent l="0" t="0" r="0" b="0"/>
            <wp:docPr id="101" name="3(b) - reaction functions"/>
            <wp:cNvGraphicFramePr/>
            <a:graphic>
              <a:graphicData uri="http://schemas.microsoft.com/office/word/2010/wordprocessingGroup">
                <wpg:wgp>
                  <wpg:cNvGrpSpPr/>
                  <wpg:grpSpPr>
                    <a:xfrm>
                      <a:off x="0" y="0"/>
                      <a:ext cx="4448016" cy="3255264"/>
                      <a:chOff x="576707" y="118872"/>
                      <a:chExt cx="4448016" cy="3255264"/>
                    </a:xfrm>
                  </wpg:grpSpPr>
                  <wps:wsp>
                    <wps:cNvPr id="2" name="x-axis"/>
                    <wps:cNvSpPr/>
                    <wps:spPr>
                      <a:xfrm>
                        <a:off x="859536" y="3127248"/>
                        <a:ext cx="4078224" cy="1"/>
                      </a:xfrm>
                      <a:prstGeom prst="line">
                        <a:avLst/>
                      </a:prstGeom>
                      <a:noFill/>
                      <a:ln w="15875" cap="rnd">
                        <a:solidFill>
                          <a:srgbClr val="0B2B4E"/>
                        </a:solidFill>
                        <a:round/>
                        <a:tailEnd type="triangle" w="med" len="med"/>
                      </a:ln>
                    </wps:spPr>
                    <wps:bodyPr/>
                  </wps:wsp>
                  <wps:wsp>
                    <wps:cNvPr id="3" name="y-axis"/>
                    <wps:cNvSpPr/>
                    <wps:spPr>
                      <a:xfrm flipV="1">
                        <a:off x="859536" y="219456"/>
                        <a:ext cx="1" cy="2907792"/>
                      </a:xfrm>
                      <a:prstGeom prst="line">
                        <a:avLst/>
                      </a:prstGeom>
                      <a:noFill/>
                      <a:ln w="15875" cap="rnd">
                        <a:solidFill>
                          <a:srgbClr val="0B2B4E"/>
                        </a:solidFill>
                        <a:round/>
                        <a:tailEnd type="triangle" w="med" len="med"/>
                      </a:ln>
                    </wps:spPr>
                    <wps:bodyPr/>
                  </wps:wsp>
                  <wps:wsp>
                    <wps:cNvPr id="4" name="y-axis title"/>
                    <wps:cNvSpPr txBox="1"/>
                    <wps:spPr>
                      <a:xfrm>
                        <a:off x="599758" y="118872"/>
                        <a:ext cx="186626"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q₂</w:t>
                          </w:r>
                        </w:p>
                      </w:txbxContent>
                    </wps:txbx>
                    <wps:bodyPr rot="0" spcFirstLastPara="0" vertOverflow="overflow" horzOverflow="overflow" vert="horz" wrap="square" lIns="0" tIns="0" rIns="0" bIns="0" anchor="ctr" anchorCtr="0">
                      <a:noAutofit/>
                    </wps:bodyPr>
                  </wps:wsp>
                  <wps:wsp>
                    <wps:cNvPr id="5" name="x-axis title"/>
                    <wps:cNvSpPr txBox="1"/>
                    <wps:spPr>
                      <a:xfrm>
                        <a:off x="4850797" y="3172968"/>
                        <a:ext cx="173926"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q₁</w:t>
                          </w:r>
                        </w:p>
                      </w:txbxContent>
                    </wps:txbx>
                    <wps:bodyPr rot="0" spcFirstLastPara="0" vertOverflow="overflow" horzOverflow="overflow" vert="horz" wrap="square" lIns="0" tIns="0" rIns="0" bIns="0" anchor="ctr" anchorCtr="0">
                      <a:noAutofit/>
                    </wps:bodyPr>
                  </wps:wsp>
                  <wps:wsp>
                    <wps:cNvPr id="6" name="R1"/>
                    <wps:cNvSpPr/>
                    <wps:spPr>
                      <a:xfrm>
                        <a:off x="859536" y="521208"/>
                        <a:ext cx="1858975" cy="2606040"/>
                      </a:xfrm>
                      <a:prstGeom prst="line">
                        <a:avLst/>
                      </a:prstGeom>
                      <a:noFill/>
                      <a:ln w="25400" cap="rnd">
                        <a:solidFill>
                          <a:srgbClr val="C00000"/>
                        </a:solidFill>
                        <a:round/>
                      </a:ln>
                    </wps:spPr>
                    <wps:bodyPr/>
                  </wps:wsp>
                  <wps:wsp>
                    <wps:cNvPr id="7" name="R1 label"/>
                    <wps:cNvSpPr txBox="1"/>
                    <wps:spPr>
                      <a:xfrm>
                        <a:off x="1015898" y="411480"/>
                        <a:ext cx="619252"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R</w:t>
                          </w:r>
                          <w:r>
                            <w:rPr>
                              <w:rFonts w:ascii="Calibri" w:hAnsi="Calibri" w:cs="Calibri"/>
                              <w:b/>
                              <w:color w:val="C00000"/>
                              <w:vertAlign w:val="subscript"/>
                              <w:sz w:val="22"/>
                              <w:szCs w:val="22"/>
                            </w:rPr>
                            <w:t xml:space="preserve">1</w:t>
                          </w:r>
                          <w:r>
                            <w:rPr>
                              <w:rFonts w:ascii="Calibri" w:hAnsi="Calibri" w:cs="Calibri"/>
                              <w:b/>
                              <w:color w:val="C00000"/>
                              <w:sz w:val="20"/>
                              <w:szCs w:val="20"/>
                            </w:rPr>
                            <w:t xml:space="preserve"> (firm 1)</w:t>
                          </w:r>
                        </w:p>
                      </w:txbxContent>
                    </wps:txbx>
                    <wps:bodyPr rot="0" spcFirstLastPara="0" vertOverflow="overflow" horzOverflow="overflow" vert="horz" wrap="square" lIns="0" tIns="0" rIns="0" bIns="0" anchor="ctr" anchorCtr="0">
                      <a:noAutofit/>
                    </wps:bodyPr>
                  </wps:wsp>
                  <wps:wsp>
                    <wps:cNvPr id="8" name="R2"/>
                    <wps:cNvSpPr/>
                    <wps:spPr>
                      <a:xfrm>
                        <a:off x="859536" y="1961388"/>
                        <a:ext cx="3326587" cy="1165860"/>
                      </a:xfrm>
                      <a:prstGeom prst="line">
                        <a:avLst/>
                      </a:prstGeom>
                      <a:noFill/>
                      <a:ln w="25400" cap="rnd">
                        <a:solidFill>
                          <a:srgbClr val="0B2B4E"/>
                        </a:solidFill>
                        <a:round/>
                      </a:ln>
                    </wps:spPr>
                    <wps:bodyPr/>
                  </wps:wsp>
                  <wps:wsp>
                    <wps:cNvPr id="9" name="R2 label"/>
                    <wps:cNvSpPr txBox="1"/>
                    <wps:spPr>
                      <a:xfrm>
                        <a:off x="1015898" y="1755648"/>
                        <a:ext cx="619252"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R</w:t>
                          </w:r>
                          <w:r>
                            <w:rPr>
                              <w:rFonts w:ascii="Calibri" w:hAnsi="Calibri" w:cs="Calibri"/>
                              <w:b/>
                              <w:color w:val="0B2B4E"/>
                              <w:vertAlign w:val="subscript"/>
                              <w:sz w:val="22"/>
                              <w:szCs w:val="22"/>
                            </w:rPr>
                            <w:t xml:space="preserve">2</w:t>
                          </w:r>
                          <w:r>
                            <w:rPr>
                              <w:rFonts w:ascii="Calibri" w:hAnsi="Calibri" w:cs="Calibri"/>
                              <w:b/>
                              <w:color w:val="0B2B4E"/>
                              <w:sz w:val="20"/>
                              <w:szCs w:val="20"/>
                            </w:rPr>
                            <w:t xml:space="preserve"> (firm 2)</w:t>
                          </w:r>
                        </w:p>
                      </w:txbxContent>
                    </wps:txbx>
                    <wps:bodyPr rot="0" spcFirstLastPara="0" vertOverflow="overflow" horzOverflow="overflow" vert="horz" wrap="square" lIns="0" tIns="0" rIns="0" bIns="0" anchor="ctr" anchorCtr="0">
                      <a:noAutofit/>
                    </wps:bodyPr>
                  </wps:wsp>
                  <wps:wsp>
                    <wps:cNvPr id="10" name="Q guide"/>
                    <wps:cNvSpPr/>
                    <wps:spPr>
                      <a:xfrm>
                        <a:off x="2229307" y="2441448"/>
                        <a:ext cx="1" cy="685800"/>
                      </a:xfrm>
                      <a:prstGeom prst="line">
                        <a:avLst/>
                      </a:prstGeom>
                      <a:noFill/>
                      <a:ln w="12700" cap="rnd">
                        <a:solidFill>
                          <a:srgbClr val="555B66"/>
                        </a:solidFill>
                        <a:prstDash val="dash"/>
                        <a:round/>
                      </a:ln>
                    </wps:spPr>
                    <wps:bodyPr/>
                  </wps:wsp>
                  <wps:wsp>
                    <wps:cNvPr id="11" name="P guide"/>
                    <wps:cNvSpPr/>
                    <wps:spPr>
                      <a:xfrm>
                        <a:off x="859536" y="2441448"/>
                        <a:ext cx="1369771" cy="1"/>
                      </a:xfrm>
                      <a:prstGeom prst="line">
                        <a:avLst/>
                      </a:prstGeom>
                      <a:noFill/>
                      <a:ln w="12700" cap="rnd">
                        <a:solidFill>
                          <a:srgbClr val="555B66"/>
                        </a:solidFill>
                        <a:prstDash val="dash"/>
                        <a:round/>
                      </a:ln>
                    </wps:spPr>
                    <wps:bodyPr/>
                  </wps:wsp>
                  <wps:wsp>
                    <wps:cNvPr id="12" name="equilibrium"/>
                    <wps:cNvSpPr/>
                    <wps:spPr>
                      <a:xfrm>
                        <a:off x="2195017" y="2407158"/>
                        <a:ext cx="68580" cy="68580"/>
                      </a:xfrm>
                      <a:prstGeom prst="ellipse">
                        <a:avLst/>
                      </a:prstGeom>
                      <a:solidFill>
                        <a:srgbClr val="E09F3E"/>
                      </a:solidFill>
                      <a:ln>
                        <a:noFill/>
                      </a:ln>
                    </wps:spPr>
                    <wps:bodyPr/>
                  </wps:wsp>
                  <wps:wsp>
                    <wps:cNvPr id="13" name="x tick"/>
                    <wps:cNvSpPr txBox="1"/>
                    <wps:spPr>
                      <a:xfrm>
                        <a:off x="2124469" y="3172968"/>
                        <a:ext cx="209677" cy="173736"/>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35</w:t>
                          </w:r>
                        </w:p>
                      </w:txbxContent>
                    </wps:txbx>
                    <wps:bodyPr rot="0" spcFirstLastPara="0" vertOverflow="overflow" horzOverflow="overflow" vert="horz" wrap="square" lIns="0" tIns="0" rIns="0" bIns="0" anchor="ctr" anchorCtr="0">
                      <a:noAutofit/>
                    </wps:bodyPr>
                  </wps:wsp>
                  <wps:wsp>
                    <wps:cNvPr id="14" name="y tick"/>
                    <wps:cNvSpPr txBox="1"/>
                    <wps:spPr>
                      <a:xfrm>
                        <a:off x="576707" y="2354580"/>
                        <a:ext cx="209677" cy="173736"/>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25</w:t>
                          </w:r>
                        </w:p>
                      </w:txbxContent>
                    </wps:txbx>
                    <wps:bodyPr rot="0" spcFirstLastPara="0" vertOverflow="overflow" horzOverflow="overflow" vert="horz" wrap="square" lIns="0" tIns="0" rIns="0" bIns="0" anchor="ctr" anchorCtr="0">
                      <a:noAutofit/>
                    </wps:bodyPr>
                  </wps:wsp>
                  <wps:wsp>
                    <wps:cNvPr id="15" name="monopoly output"/>
                    <wps:cNvSpPr/>
                    <wps:spPr>
                      <a:xfrm>
                        <a:off x="2686507" y="3095244"/>
                        <a:ext cx="64008" cy="64008"/>
                      </a:xfrm>
                      <a:prstGeom prst="ellipse">
                        <a:avLst/>
                      </a:prstGeom>
                      <a:solidFill>
                        <a:srgbClr val="E09F3E"/>
                      </a:solidFill>
                      <a:ln>
                        <a:noFill/>
                      </a:ln>
                    </wps:spPr>
                    <wps:bodyPr/>
                  </wps:wsp>
                  <wps:wsp>
                    <wps:cNvPr id="16" name="note"/>
                    <wps:cNvSpPr txBox="1"/>
                    <wps:spPr>
                      <a:xfrm>
                        <a:off x="2777216" y="2907792"/>
                        <a:ext cx="301752" cy="201168"/>
                      </a:xfrm>
                      <a:prstGeom prst="rect">
                        <a:avLst/>
                      </a:prstGeom>
                      <a:noFill/>
                      <a:ln>
                        <a:noFill/>
                      </a:ln>
                    </wps:spPr>
                    <wps:txbx>
                      <w:txbxContent>
                        <w:p>
                          <w:pPr>
                            <w:spacing w:before="0" w:after="0" w:line="240" w:lineRule="auto"/>
                            <w:jc w:val="left"/>
                          </w:pPr>
                          <w:r>
                            <w:rPr>
                              <w:rFonts w:ascii="Calibri" w:hAnsi="Calibri" w:cs="Calibri"/>
                              <w:b/>
                              <w:color w:val="E09F3E"/>
                              <w:sz w:val="20"/>
                              <w:szCs w:val="20"/>
                            </w:rPr>
                            <w:t xml:space="preserve">47.5</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The two reaction functions. They cross at (q₁, q₂) = (35, 25), the Cournot equilibrium of part (c). Firm 1’s reaction function meets the horizontal axis at 47.5, which is its monopoly output in part (g).</w:t>
      </w:r>
    </w:p>
    <w:p>
      <w:pPr>
        <w:spacing w:before="0" w:after="180"/>
        <w:jc w:val="both"/>
      </w:pPr>
      <w:r>
        <w:rPr>
          <w:rFonts w:ascii="Calibri" w:hAnsi="Calibri" w:eastAsia="Calibri" w:cs="Calibri"/>
          <w:b w:val="0"/>
          <w:i w:val="0"/>
          <w:sz w:val="22"/>
          <w:u w:val="none"/>
        </w:rPr>
        <w:t>These curves give the optimal, profit-maximizing quantity a firm should produce for any quantity produced by its competitor. For firm 2, the reaction function reads off the vertical axis the optimal q₂ for each q₁ that firm 1 produces on the horizontal axis.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Substituting firm 2’s reaction function into firm 1’s:</w:t>
      </w:r>
    </w:p>
    <w:p>
      <w:pPr>
        <w:spacing w:before="60" w:after="80"/>
      </w:pPr>
      <m:oMathPara>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47.5</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42.5</m:t>
          </m:r>
          <m:r>
            <w:rPr>
              <w:rFonts w:ascii="Cambria Math" w:hAnsi="Cambria Math"/>
            </w:rPr>
            <m:t xml:space="preserve">−</m:t>
          </m:r>
          <m:r>
            <w:rPr>
              <w:rFonts w:ascii="Cambria Math" w:hAnsi="Cambria Math"/>
            </w:rPr>
            <m:t xml:space="preserve">0.5</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26.25</m:t>
          </m:r>
          <m:r>
            <w:rPr>
              <w:rFonts w:ascii="Cambria Math" w:hAnsi="Cambria Math"/>
            </w:rPr>
            <m:t xml:space="preserve">+</m:t>
          </m:r>
          <m:r>
            <w:rPr>
              <w:rFonts w:ascii="Cambria Math" w:hAnsi="Cambria Math"/>
            </w:rPr>
            <m:t xml:space="preserve">0.25</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oMath>
      </m:oMathPara>
    </w:p>
    <w:p>
      <w:pPr>
        <w:spacing w:before="80" w:after="160"/>
      </w:pPr>
      <m:oMathPara>
        <m:oMath>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1</m:t>
              </m:r>
            </m:sub>
          </m:sSub>
          <m:r>
            <w:rPr>
              <w:rFonts w:ascii="Cambria Math" w:hAnsi="Cambria Math"/>
              <w:color w:val="C00000"/>
            </w:rPr>
            <m:t xml:space="preserve">=</m:t>
          </m:r>
          <m:r>
            <w:rPr>
              <w:rFonts w:ascii="Cambria Math" w:hAnsi="Cambria Math"/>
              <w:color w:val="C00000"/>
            </w:rPr>
            <m:t xml:space="preserve">35</m:t>
          </m:r>
          <m:r>
            <w:rPr>
              <w:rFonts w:ascii="Cambria Math" w:hAnsi="Cambria Math"/>
              <w:color w:val="C00000"/>
            </w:rPr>
            <m:t xml:space="preserve">            </m:t>
          </m:r>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2</m:t>
              </m:r>
            </m:sub>
          </m:sSub>
          <m:r>
            <w:rPr>
              <w:rFonts w:ascii="Cambria Math" w:hAnsi="Cambria Math"/>
              <w:color w:val="C00000"/>
            </w:rPr>
            <m:t xml:space="preserve">=</m:t>
          </m:r>
          <m:r>
            <w:rPr>
              <w:rFonts w:ascii="Cambria Math" w:hAnsi="Cambria Math"/>
              <w:color w:val="C00000"/>
            </w:rPr>
            <m:t xml:space="preserve">42.5</m:t>
          </m:r>
          <m:r>
            <w:rPr>
              <w:rFonts w:ascii="Cambria Math" w:hAnsi="Cambria Math"/>
              <w:color w:val="C00000"/>
            </w:rPr>
            <m:t xml:space="preserve">−</m:t>
          </m:r>
          <m:r>
            <w:rPr>
              <w:rFonts w:ascii="Cambria Math" w:hAnsi="Cambria Math"/>
              <w:color w:val="C00000"/>
            </w:rPr>
            <m:t xml:space="preserve">0.5</m:t>
          </m:r>
          <m:r>
            <w:rPr>
              <w:rFonts w:ascii="Cambria Math" w:hAnsi="Cambria Math"/>
              <w:color w:val="C00000"/>
            </w:rPr>
            <m:t xml:space="preserve">×</m:t>
          </m:r>
          <m:r>
            <w:rPr>
              <w:rFonts w:ascii="Cambria Math" w:hAnsi="Cambria Math"/>
              <w:color w:val="C00000"/>
            </w:rPr>
            <m:t xml:space="preserve">35</m:t>
          </m:r>
          <m:r>
            <w:rPr>
              <w:rFonts w:ascii="Cambria Math" w:hAnsi="Cambria Math"/>
              <w:color w:val="C00000"/>
            </w:rPr>
            <m:t xml:space="preserve">=</m:t>
          </m:r>
          <m:r>
            <w:rPr>
              <w:rFonts w:ascii="Cambria Math" w:hAnsi="Cambria Math"/>
              <w:color w:val="C00000"/>
            </w:rPr>
            <m:t xml:space="preserve">25</m:t>
          </m:r>
        </m:oMath>
      </m:oMathPara>
    </w:p>
    <w:p>
      <w:pPr>
        <w:spacing w:before="0" w:after="40"/>
        <w:jc w:val="both"/>
      </w:pPr>
      <w:r>
        <w:rPr>
          <w:rFonts w:ascii="Calibri" w:hAnsi="Calibri" w:eastAsia="Calibri" w:cs="Calibri"/>
          <w:b w:val="0"/>
          <w:i w:val="0"/>
          <w:sz w:val="22"/>
          <w:u w:val="none"/>
        </w:rPr>
        <w:t>so total output and the price are:</w:t>
      </w:r>
    </w:p>
    <w:p>
      <w:pPr>
        <w:spacing w:before="40" w:after="160"/>
      </w:pPr>
      <m:oMathPara>
        <m:oMath>
          <m:r>
            <w:rPr>
              <w:rFonts w:ascii="Cambria Math" w:hAnsi="Cambria Math"/>
              <w:color w:val="C00000"/>
            </w:rPr>
            <m:t xml:space="preserve">Q</m:t>
          </m:r>
          <m:r>
            <w:rPr>
              <w:rFonts w:ascii="Cambria Math" w:hAnsi="Cambria Math"/>
              <w:color w:val="C00000"/>
            </w:rPr>
            <m:t xml:space="preserve">=</m:t>
          </m:r>
          <m:r>
            <w:rPr>
              <w:rFonts w:ascii="Cambria Math" w:hAnsi="Cambria Math"/>
              <w:color w:val="C00000"/>
            </w:rPr>
            <m:t xml:space="preserve">60</m:t>
          </m:r>
          <m:r>
            <w:rPr>
              <w:rFonts w:ascii="Cambria Math" w:hAnsi="Cambria Math"/>
              <w:color w:val="C00000"/>
            </w:rPr>
            <m:t xml:space="preserve">            </m:t>
          </m:r>
          <m:r>
            <w:rPr>
              <w:rFonts w:ascii="Cambria Math" w:hAnsi="Cambria Math"/>
              <w:color w:val="C00000"/>
            </w:rPr>
            <m:t xml:space="preserve">P</m:t>
          </m:r>
          <m:r>
            <w:rPr>
              <w:rFonts w:ascii="Cambria Math" w:hAnsi="Cambria Math"/>
              <w:color w:val="C00000"/>
            </w:rPr>
            <m:t xml:space="preserve">=</m:t>
          </m:r>
          <m:r>
            <w:rPr>
              <w:rFonts w:ascii="Cambria Math" w:hAnsi="Cambria Math"/>
              <w:color w:val="C00000"/>
            </w:rPr>
            <m:t xml:space="preserve">110</m:t>
          </m:r>
          <m:r>
            <w:rPr>
              <w:rFonts w:ascii="Cambria Math" w:hAnsi="Cambria Math"/>
              <w:color w:val="C00000"/>
            </w:rPr>
            <m:t xml:space="preserve">−</m:t>
          </m:r>
          <m:r>
            <w:rPr>
              <w:rFonts w:ascii="Cambria Math" w:hAnsi="Cambria Math"/>
              <w:color w:val="C00000"/>
            </w:rPr>
            <m:t xml:space="preserve">60</m:t>
          </m:r>
          <m:r>
            <w:rPr>
              <w:rFonts w:ascii="Cambria Math" w:hAnsi="Cambria Math"/>
              <w:color w:val="C00000"/>
            </w:rPr>
            <m:t xml:space="preserve">=</m:t>
          </m:r>
          <m:r>
            <w:rPr>
              <w:rFonts w:ascii="Cambria Math" w:hAnsi="Cambria Math"/>
              <w:color w:val="C00000"/>
            </w:rPr>
            <m:t xml:space="preserve">50</m:t>
          </m:r>
        </m:oMath>
      </m:oMathPara>
    </w:p>
    <w:p>
      <w:pPr>
        <w:spacing w:before="0" w:after="40"/>
        <w:jc w:val="both"/>
      </w:pPr>
      <w:r>
        <w:rPr>
          <w:rFonts w:ascii="Calibri" w:hAnsi="Calibri" w:eastAsia="Calibri" w:cs="Calibri"/>
          <w:b w:val="0"/>
          <w:i w:val="0"/>
          <w:sz w:val="22"/>
          <w:u w:val="none"/>
        </w:rPr>
        <w:t>and the profits are:</w:t>
      </w:r>
    </w:p>
    <w:p>
      <w:pPr>
        <w:spacing w:before="40" w:after="60"/>
      </w:pPr>
      <m:oMathPara>
        <m:oMath>
          <m:sSub>
            <m:sSubPr>
              <m:ctrlPr>
                <w:rPr>
                  <w:rFonts w:ascii="Cambria Math" w:hAnsi="Cambria Math"/>
                  <w:color w:val="C00000"/>
                  <w:i/>
                </w:rPr>
              </m:ctrlPr>
            </m:sSubPr>
            <m:e>
              <m:r>
                <w:rPr>
                  <w:rFonts w:ascii="Cambria Math" w:hAnsi="Cambria Math"/>
                  <w:color w:val="C00000"/>
                </w:rPr>
                <m:t xml:space="preserve">π</m:t>
              </m:r>
            </m:e>
            <m:sub>
              <m:r>
                <m:rPr>
                  <m:sty m:val="p"/>
                </m:rPr>
                <w:rPr>
                  <w:rFonts w:ascii="Cambria Math" w:hAnsi="Cambria Math"/>
                  <w:color w:val="C00000"/>
                </w:rPr>
                <m:t xml:space="preserve">1</m:t>
              </m:r>
            </m:sub>
          </m:sSub>
          <m:r>
            <w:rPr>
              <w:rFonts w:ascii="Cambria Math" w:hAnsi="Cambria Math"/>
              <w:color w:val="C00000"/>
            </w:rPr>
            <m:t xml:space="preserve">=</m:t>
          </m:r>
          <m:r>
            <w:rPr>
              <w:rFonts w:ascii="Cambria Math" w:hAnsi="Cambria Math"/>
              <w:color w:val="C00000"/>
            </w:rPr>
            <m:t xml:space="preserve">50</m:t>
          </m:r>
          <m:r>
            <w:rPr>
              <w:rFonts w:ascii="Cambria Math" w:hAnsi="Cambria Math"/>
              <w:color w:val="C00000"/>
            </w:rPr>
            <m:t xml:space="preserve">×</m:t>
          </m:r>
          <m:r>
            <w:rPr>
              <w:rFonts w:ascii="Cambria Math" w:hAnsi="Cambria Math"/>
              <w:color w:val="C00000"/>
            </w:rPr>
            <m:t xml:space="preserve">35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300</m:t>
          </m:r>
          <m:r>
            <w:rPr>
              <w:rFonts w:ascii="Cambria Math" w:hAnsi="Cambria Math"/>
              <w:color w:val="C00000"/>
            </w:rPr>
            <m:t xml:space="preserve">+</m:t>
          </m:r>
          <m:r>
            <w:rPr>
              <w:rFonts w:ascii="Cambria Math" w:hAnsi="Cambria Math"/>
              <w:color w:val="C00000"/>
            </w:rPr>
            <m:t xml:space="preserve">15</m:t>
          </m:r>
          <m:r>
            <w:rPr>
              <w:rFonts w:ascii="Cambria Math" w:hAnsi="Cambria Math"/>
              <w:color w:val="C00000"/>
            </w:rPr>
            <m:t xml:space="preserve">×</m:t>
          </m:r>
          <m:r>
            <w:rPr>
              <w:rFonts w:ascii="Cambria Math" w:hAnsi="Cambria Math"/>
              <w:color w:val="C00000"/>
            </w:rPr>
            <m:t xml:space="preserve">35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925</m:t>
          </m:r>
        </m:oMath>
      </m:oMathPara>
    </w:p>
    <w:p>
      <w:pPr>
        <w:spacing w:before="40" w:after="160"/>
      </w:pPr>
      <m:oMathPara>
        <m:oMath>
          <m:sSub>
            <m:sSubPr>
              <m:ctrlPr>
                <w:rPr>
                  <w:rFonts w:ascii="Cambria Math" w:hAnsi="Cambria Math"/>
                  <w:color w:val="C00000"/>
                  <w:i/>
                </w:rPr>
              </m:ctrlPr>
            </m:sSubPr>
            <m:e>
              <m:r>
                <w:rPr>
                  <w:rFonts w:ascii="Cambria Math" w:hAnsi="Cambria Math"/>
                  <w:color w:val="C00000"/>
                </w:rPr>
                <m:t xml:space="preserve">π</m:t>
              </m:r>
            </m:e>
            <m:sub>
              <m:r>
                <m:rPr>
                  <m:sty m:val="p"/>
                </m:rPr>
                <w:rPr>
                  <w:rFonts w:ascii="Cambria Math" w:hAnsi="Cambria Math"/>
                  <w:color w:val="C00000"/>
                </w:rPr>
                <m:t xml:space="preserve">2</m:t>
              </m:r>
            </m:sub>
          </m:sSub>
          <m:r>
            <w:rPr>
              <w:rFonts w:ascii="Cambria Math" w:hAnsi="Cambria Math"/>
              <w:color w:val="C00000"/>
            </w:rPr>
            <m:t xml:space="preserve">=</m:t>
          </m:r>
          <m:r>
            <w:rPr>
              <w:rFonts w:ascii="Cambria Math" w:hAnsi="Cambria Math"/>
              <w:color w:val="C00000"/>
            </w:rPr>
            <m:t xml:space="preserve">50</m:t>
          </m:r>
          <m:r>
            <w:rPr>
              <w:rFonts w:ascii="Cambria Math" w:hAnsi="Cambria Math"/>
              <w:color w:val="C00000"/>
            </w:rPr>
            <m:t xml:space="preserve">×</m:t>
          </m:r>
          <m:r>
            <w:rPr>
              <w:rFonts w:ascii="Cambria Math" w:hAnsi="Cambria Math"/>
              <w:color w:val="C00000"/>
            </w:rPr>
            <m:t xml:space="preserve">25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200</m:t>
          </m:r>
          <m:r>
            <w:rPr>
              <w:rFonts w:ascii="Cambria Math" w:hAnsi="Cambria Math"/>
              <w:color w:val="C00000"/>
            </w:rPr>
            <m:t xml:space="preserve">+</m:t>
          </m:r>
          <m:r>
            <w:rPr>
              <w:rFonts w:ascii="Cambria Math" w:hAnsi="Cambria Math"/>
              <w:color w:val="C00000"/>
            </w:rPr>
            <m:t xml:space="preserve">25</m:t>
          </m:r>
          <m:r>
            <w:rPr>
              <w:rFonts w:ascii="Cambria Math" w:hAnsi="Cambria Math"/>
              <w:color w:val="C00000"/>
            </w:rPr>
            <m:t xml:space="preserve">×</m:t>
          </m:r>
          <m:r>
            <w:rPr>
              <w:rFonts w:ascii="Cambria Math" w:hAnsi="Cambria Math"/>
              <w:color w:val="C00000"/>
            </w:rPr>
            <m:t xml:space="preserve">25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425</m:t>
          </m:r>
        </m:oMath>
      </m:oMathPara>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(2 points)  </w:t>
      </w:r>
      <w:r>
        <w:rPr>
          <w:rFonts w:ascii="Calibri" w:hAnsi="Calibri" w:eastAsia="Calibri" w:cs="Calibri"/>
          <w:b w:val="0"/>
          <w:i w:val="0"/>
          <w:u w:val="none"/>
        </w:rPr>
        <w:t>The rent is a fixed cost:</w:t>
      </w:r>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TC</m:t>
              </m:r>
            </m:e>
            <m:sub>
              <m:r>
                <m:rPr>
                  <m:sty m:val="p"/>
                </m:rPr>
                <w:rPr>
                  <w:rFonts w:ascii="Cambria Math" w:hAnsi="Cambria Math"/>
                  <w:color w:val="C00000"/>
                </w:rPr>
                <m:t xml:space="preserve">2</m:t>
              </m:r>
            </m:sub>
          </m:sSub>
          <m:r>
            <w:rPr>
              <w:rFonts w:ascii="Cambria Math" w:hAnsi="Cambria Math"/>
              <w:color w:val="C00000"/>
            </w:rPr>
            <m:t xml:space="preserve">=</m:t>
          </m:r>
          <m:r>
            <w:rPr>
              <w:rFonts w:ascii="Cambria Math" w:hAnsi="Cambria Math"/>
              <w:color w:val="C00000"/>
            </w:rPr>
            <m:t xml:space="preserve">500</m:t>
          </m:r>
          <m:r>
            <w:rPr>
              <w:rFonts w:ascii="Cambria Math" w:hAnsi="Cambria Math"/>
              <w:color w:val="C00000"/>
            </w:rPr>
            <m:t xml:space="preserve">+</m:t>
          </m:r>
          <m:r>
            <w:rPr>
              <w:rFonts w:ascii="Cambria Math" w:hAnsi="Cambria Math"/>
              <w:color w:val="C00000"/>
            </w:rPr>
            <m:t xml:space="preserve">200</m:t>
          </m:r>
          <m:r>
            <w:rPr>
              <w:rFonts w:ascii="Cambria Math" w:hAnsi="Cambria Math"/>
              <w:color w:val="C00000"/>
            </w:rPr>
            <m:t xml:space="preserve">+</m:t>
          </m:r>
          <m:r>
            <w:rPr>
              <w:rFonts w:ascii="Cambria Math" w:hAnsi="Cambria Math"/>
              <w:color w:val="C00000"/>
            </w:rPr>
            <m:t xml:space="preserve">25</m:t>
          </m:r>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2</m:t>
              </m:r>
            </m:sub>
          </m:sSub>
          <m:r>
            <w:rPr>
              <w:rFonts w:ascii="Cambria Math" w:hAnsi="Cambria Math"/>
              <w:color w:val="C00000"/>
            </w:rPr>
            <m:t xml:space="preserve">=</m:t>
          </m:r>
          <m:r>
            <w:rPr>
              <w:rFonts w:ascii="Cambria Math" w:hAnsi="Cambria Math"/>
              <w:color w:val="C00000"/>
            </w:rPr>
            <m:t xml:space="preserve">700</m:t>
          </m:r>
          <m:r>
            <w:rPr>
              <w:rFonts w:ascii="Cambria Math" w:hAnsi="Cambria Math"/>
              <w:color w:val="C00000"/>
            </w:rPr>
            <m:t xml:space="preserve">+</m:t>
          </m:r>
          <m:r>
            <w:rPr>
              <w:rFonts w:ascii="Cambria Math" w:hAnsi="Cambria Math"/>
              <w:color w:val="C00000"/>
            </w:rPr>
            <m:t xml:space="preserve">25</m:t>
          </m:r>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2</m:t>
              </m:r>
            </m:sub>
          </m:sSub>
        </m:oMath>
      </m:oMathPara>
    </w:p>
    <w:p>
      <w:pPr>
        <w:spacing w:before="120" w:after="60"/>
        <w:ind w:left="432" w:hanging="432"/>
        <w:jc w:val="both"/>
      </w:pPr>
      <w:r>
        <w:rPr>
          <w:rFonts w:ascii="Calibri" w:hAnsi="Calibri" w:eastAsia="Calibri" w:cs="Calibri"/>
          <w:b/>
          <w:i w:val="0"/>
          <w:color w:val="0B2B4E"/>
          <w:sz w:val="22"/>
          <w:u w:val="none"/>
        </w:rPr>
        <w:t xml:space="preserve">(e)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Average variable cost is 25, which is below the price of 50, so by continuing to produce firm 2 makes a positive contribution to covering its fixed costs. Comparing the two situations directly: profits would be −700 (the full fixed cost) if it stopped producing now, against</w:t>
      </w:r>
    </w:p>
    <w:p>
      <w:pPr>
        <w:spacing w:before="80" w:after="160"/>
      </w:pPr>
      <m:oMathPara>
        <m:oMath>
          <m:sSub>
            <m:sSubPr>
              <m:ctrlPr>
                <w:rPr>
                  <w:rFonts w:ascii="Cambria Math" w:hAnsi="Cambria Math"/>
                  <w:color w:val="C00000"/>
                  <w:i/>
                </w:rPr>
              </m:ctrlPr>
            </m:sSubPr>
            <m:e>
              <m:r>
                <w:rPr>
                  <w:rFonts w:ascii="Cambria Math" w:hAnsi="Cambria Math"/>
                  <w:color w:val="C00000"/>
                </w:rPr>
                <m:t xml:space="preserve">π</m:t>
              </m:r>
            </m:e>
            <m:sub>
              <m:r>
                <m:rPr>
                  <m:sty m:val="p"/>
                </m:rPr>
                <w:rPr>
                  <w:rFonts w:ascii="Cambria Math" w:hAnsi="Cambria Math"/>
                  <w:color w:val="C00000"/>
                </w:rPr>
                <m:t xml:space="preserve">2</m:t>
              </m:r>
            </m:sub>
          </m:sSub>
          <m:r>
            <w:rPr>
              <w:rFonts w:ascii="Cambria Math" w:hAnsi="Cambria Math"/>
              <w:color w:val="C00000"/>
            </w:rPr>
            <m:t xml:space="preserve">=</m:t>
          </m:r>
          <m:r>
            <w:rPr>
              <w:rFonts w:ascii="Cambria Math" w:hAnsi="Cambria Math"/>
              <w:color w:val="C00000"/>
            </w:rPr>
            <m:t xml:space="preserve">50</m:t>
          </m:r>
          <m:r>
            <w:rPr>
              <w:rFonts w:ascii="Cambria Math" w:hAnsi="Cambria Math"/>
              <w:color w:val="C00000"/>
            </w:rPr>
            <m:t xml:space="preserve">×</m:t>
          </m:r>
          <m:r>
            <w:rPr>
              <w:rFonts w:ascii="Cambria Math" w:hAnsi="Cambria Math"/>
              <w:color w:val="C00000"/>
            </w:rPr>
            <m:t xml:space="preserve">25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700</m:t>
          </m:r>
          <m:r>
            <w:rPr>
              <w:rFonts w:ascii="Cambria Math" w:hAnsi="Cambria Math"/>
              <w:color w:val="C00000"/>
            </w:rPr>
            <m:t xml:space="preserve">+</m:t>
          </m:r>
          <m:r>
            <w:rPr>
              <w:rFonts w:ascii="Cambria Math" w:hAnsi="Cambria Math"/>
              <w:color w:val="C00000"/>
            </w:rPr>
            <m:t xml:space="preserve">25</m:t>
          </m:r>
          <m:r>
            <w:rPr>
              <w:rFonts w:ascii="Cambria Math" w:hAnsi="Cambria Math"/>
              <w:color w:val="C00000"/>
            </w:rPr>
            <m:t xml:space="preserve">×</m:t>
          </m:r>
          <m:r>
            <w:rPr>
              <w:rFonts w:ascii="Cambria Math" w:hAnsi="Cambria Math"/>
              <w:color w:val="C00000"/>
            </w:rPr>
            <m:t xml:space="preserve">25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−75</m:t>
          </m:r>
        </m:oMath>
      </m:oMathPara>
    </w:p>
    <w:p>
      <w:pPr>
        <w:spacing w:before="0" w:after="180"/>
        <w:jc w:val="both"/>
      </w:pPr>
      <w:r>
        <w:rPr>
          <w:rFonts w:ascii="Calibri" w:hAnsi="Calibri" w:eastAsia="Calibri" w:cs="Calibri"/>
          <w:b w:val="0"/>
          <w:i w:val="0"/>
          <w:sz w:val="22"/>
          <w:u w:val="none"/>
        </w:rPr>
        <w:t>if it keeps producing. The quantity does not change, because the rental cost is fixed and so does not affect the equilibrium price or quantity: firm 2 still produces 25 units.</w:t>
      </w:r>
    </w:p>
    <w:p>
      <w:pPr>
        <w:spacing w:before="120" w:after="60"/>
        <w:ind w:left="432" w:hanging="432"/>
        <w:jc w:val="both"/>
      </w:pPr>
      <w:r>
        <w:rPr>
          <w:rFonts w:ascii="Calibri" w:hAnsi="Calibri" w:eastAsia="Calibri" w:cs="Calibri"/>
          <w:b/>
          <w:i w:val="0"/>
          <w:color w:val="0B2B4E"/>
          <w:sz w:val="22"/>
          <w:u w:val="none"/>
        </w:rPr>
        <w:t xml:space="preserve">(f)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 xml:space="preserve">Since profits after the rent and the other fixed costs are −75, firm 2 will exit the market next year, when it has the possibility to do so. Equivalently, compare the price with average total cost at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r>
          <w:rPr>
            <w:rFonts w:ascii="Cambria Math" w:hAnsi="Cambria Math"/>
          </w:rPr>
          <m:t xml:space="preserve">=</m:t>
        </m:r>
        <m:r>
          <w:rPr>
            <w:rFonts w:ascii="Cambria Math" w:hAnsi="Cambria Math"/>
          </w:rPr>
          <m:t xml:space="preserve">25</m:t>
        </m:r>
      </m:oMath>
      <w:r>
        <w:rPr>
          <w:rFonts w:ascii="Calibri" w:hAnsi="Calibri" w:eastAsia="Calibri" w:cs="Calibri"/>
          <w:b w:val="0"/>
          <w:i w:val="0"/>
          <w:u w:val="none"/>
        </w:rPr>
        <w:t>:</w:t>
      </w:r>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ATC</m:t>
              </m:r>
            </m:e>
            <m:sub>
              <m:r>
                <m:rPr>
                  <m:sty m:val="p"/>
                </m:rPr>
                <w:rPr>
                  <w:rFonts w:ascii="Cambria Math" w:hAnsi="Cambria Math"/>
                  <w:color w:val="C00000"/>
                </w:rPr>
                <m:t xml:space="preserve">2</m:t>
              </m:r>
            </m:sub>
          </m:sSub>
          <m:r>
            <w:rPr>
              <w:rFonts w:ascii="Cambria Math" w:hAnsi="Cambria Math"/>
              <w:color w:val="C00000"/>
            </w:rPr>
            <m:t xml:space="preserve">=</m:t>
          </m:r>
          <m:f>
            <m:fPr>
              <m:ctrlPr>
                <w:rPr>
                  <w:rFonts w:ascii="Cambria Math" w:hAnsi="Cambria Math"/>
                  <w:color w:val="C00000"/>
                  <w:i/>
                </w:rPr>
              </m:ctrlPr>
            </m:fPr>
            <m:num>
              <m:sSub>
                <m:sSubPr>
                  <m:ctrlPr>
                    <w:rPr>
                      <w:rFonts w:ascii="Cambria Math" w:hAnsi="Cambria Math"/>
                      <w:color w:val="C00000"/>
                      <w:i/>
                    </w:rPr>
                  </m:ctrlPr>
                </m:sSubPr>
                <m:e>
                  <m:r>
                    <m:rPr>
                      <m:sty m:val="p"/>
                    </m:rPr>
                    <w:rPr>
                      <w:rFonts w:ascii="Cambria Math" w:hAnsi="Cambria Math"/>
                      <w:color w:val="C00000"/>
                    </w:rPr>
                    <m:t xml:space="preserve">TC</m:t>
                  </m:r>
                </m:e>
                <m:sub>
                  <m:r>
                    <m:rPr>
                      <m:sty m:val="p"/>
                    </m:rPr>
                    <w:rPr>
                      <w:rFonts w:ascii="Cambria Math" w:hAnsi="Cambria Math"/>
                      <w:color w:val="C00000"/>
                    </w:rPr>
                    <m:t xml:space="preserve">2</m:t>
                  </m:r>
                </m:sub>
              </m:sSub>
            </m:num>
            <m:den>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2</m:t>
                  </m:r>
                </m:sub>
              </m:sSub>
            </m:den>
          </m:f>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700</m:t>
              </m:r>
            </m:num>
            <m:den>
              <m:r>
                <w:rPr>
                  <w:rFonts w:ascii="Cambria Math" w:hAnsi="Cambria Math"/>
                  <w:color w:val="C00000"/>
                </w:rPr>
                <m:t xml:space="preserve">25</m:t>
              </m:r>
            </m:den>
          </m:f>
          <m:r>
            <w:rPr>
              <w:rFonts w:ascii="Cambria Math" w:hAnsi="Cambria Math"/>
              <w:color w:val="C00000"/>
            </w:rPr>
            <m:t xml:space="preserve">+</m:t>
          </m:r>
          <m:r>
            <w:rPr>
              <w:rFonts w:ascii="Cambria Math" w:hAnsi="Cambria Math"/>
              <w:color w:val="C00000"/>
            </w:rPr>
            <m:t xml:space="preserve">25</m:t>
          </m:r>
          <m:r>
            <w:rPr>
              <w:rFonts w:ascii="Cambria Math" w:hAnsi="Cambria Math"/>
              <w:color w:val="C00000"/>
            </w:rPr>
            <m:t xml:space="preserve">=</m:t>
          </m:r>
          <m:r>
            <w:rPr>
              <w:rFonts w:ascii="Cambria Math" w:hAnsi="Cambria Math"/>
              <w:color w:val="C00000"/>
            </w:rPr>
            <m:t xml:space="preserve">53</m:t>
          </m:r>
          <m:r>
            <w:rPr>
              <w:rFonts w:ascii="Cambria Math" w:hAnsi="Cambria Math"/>
              <w:color w:val="C00000"/>
            </w:rPr>
            <m:t xml:space="preserve">  &gt;  </m:t>
          </m:r>
          <m:r>
            <w:rPr>
              <w:rFonts w:ascii="Cambria Math" w:hAnsi="Cambria Math"/>
              <w:color w:val="C00000"/>
            </w:rPr>
            <m:t xml:space="preserve">P</m:t>
          </m:r>
          <m:r>
            <w:rPr>
              <w:rFonts w:ascii="Cambria Math" w:hAnsi="Cambria Math"/>
              <w:color w:val="C00000"/>
            </w:rPr>
            <m:t xml:space="preserve">=</m:t>
          </m:r>
          <m:r>
            <w:rPr>
              <w:rFonts w:ascii="Cambria Math" w:hAnsi="Cambria Math"/>
              <w:color w:val="C00000"/>
            </w:rPr>
            <m:t xml:space="preserve">50</m:t>
          </m:r>
        </m:oMath>
      </m:oMathPara>
    </w:p>
    <w:p>
      <w:pPr>
        <w:spacing w:before="0" w:after="180"/>
        <w:jc w:val="both"/>
      </w:pPr>
      <w:r>
        <w:rPr>
          <w:rFonts w:ascii="Calibri" w:hAnsi="Calibri" w:eastAsia="Calibri" w:cs="Calibri"/>
          <w:b w:val="0"/>
          <w:i w:val="0"/>
          <w:sz w:val="22"/>
          <w:u w:val="none"/>
        </w:rPr>
        <w:t>so the firm makes negative profits and should exit in the long run.</w:t>
      </w:r>
    </w:p>
    <w:p>
      <w:pPr>
        <w:spacing w:before="120" w:after="60"/>
        <w:ind w:left="432" w:hanging="432"/>
        <w:jc w:val="both"/>
      </w:pPr>
      <w:r>
        <w:rPr>
          <w:rFonts w:ascii="Calibri" w:hAnsi="Calibri" w:eastAsia="Calibri" w:cs="Calibri"/>
          <w:b/>
          <w:i w:val="0"/>
          <w:color w:val="0B2B4E"/>
          <w:sz w:val="22"/>
          <w:u w:val="none"/>
        </w:rPr>
        <w:t xml:space="preserve">(g)  </w:t>
      </w:r>
      <w:r>
        <w:rPr>
          <w:rFonts w:ascii="Calibri" w:hAnsi="Calibri" w:eastAsia="Calibri" w:cs="Calibri"/>
          <w:b/>
          <w:i w:val="0"/>
          <w:color w:val="E09F3E"/>
          <w:sz w:val="21"/>
          <w:u w:val="none"/>
        </w:rPr>
        <w:t xml:space="preserve">(6 points)  </w:t>
      </w:r>
      <w:r>
        <w:rPr>
          <w:rFonts w:ascii="Calibri" w:hAnsi="Calibri" w:eastAsia="Calibri" w:cs="Calibri"/>
          <w:b w:val="0"/>
          <w:i w:val="0"/>
          <w:u w:val="none"/>
        </w:rPr>
        <w:t>Firm 1 is now a monopolist:</w:t>
      </w:r>
    </w:p>
    <w:p>
      <w:pPr>
        <w:spacing w:before="60" w:after="80"/>
      </w:pPr>
      <m:oMathPara>
        <m:oMath>
          <m:sSub>
            <m:sSubPr>
              <m:ctrlPr>
                <w:rPr>
                  <w:rFonts w:ascii="Cambria Math" w:hAnsi="Cambria Math"/>
                  <w:i/>
                </w:rPr>
              </m:ctrlPr>
            </m:sSubPr>
            <m:e>
              <m:r>
                <m:rPr>
                  <m:sty m:val="p"/>
                </m:rPr>
                <w:rPr>
                  <w:rFonts w:ascii="Cambria Math" w:hAnsi="Cambria Math"/>
                </w:rPr>
                <m:t xml:space="preserve">TR</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110</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m:t>
          </m:r>
          <m:sSup>
            <m:sSupPr>
              <m:ctrlPr>
                <w:rPr>
                  <w:rFonts w:ascii="Cambria Math" w:hAnsi="Cambria Math"/>
                  <w:i/>
                </w:rPr>
              </m:ctrlPr>
            </m:sSupPr>
            <m:e>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e>
            <m:sup>
              <m:r>
                <m:rPr>
                  <m:sty m:val="p"/>
                </m:rPr>
                <w:rPr>
                  <w:rFonts w:ascii="Cambria Math" w:hAnsi="Cambria Math"/>
                </w:rPr>
                <m:t xml:space="preserve">2</m:t>
              </m:r>
            </m:sup>
          </m:sSup>
          <m:r>
            <w:rPr>
              <w:rFonts w:ascii="Cambria Math" w:hAnsi="Cambria Math"/>
            </w:rPr>
            <m:t xml:space="preserve">  ⇒  </m:t>
          </m:r>
          <m:sSub>
            <m:sSubPr>
              <m:ctrlPr>
                <w:rPr>
                  <w:rFonts w:ascii="Cambria Math" w:hAnsi="Cambria Math"/>
                  <w:i/>
                </w:rPr>
              </m:ctrlPr>
            </m:sSubPr>
            <m:e>
              <m:r>
                <m:rPr>
                  <m:sty m:val="p"/>
                </m:rPr>
                <w:rPr>
                  <w:rFonts w:ascii="Cambria Math" w:hAnsi="Cambria Math"/>
                </w:rPr>
                <m:t xml:space="preserve">MR</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110</m:t>
          </m:r>
          <m:r>
            <w:rPr>
              <w:rFonts w:ascii="Cambria Math" w:hAnsi="Cambria Math"/>
            </w:rPr>
            <m:t xml:space="preserve">−</m:t>
          </m:r>
          <m:r>
            <w:rPr>
              <w:rFonts w:ascii="Cambria Math" w:hAnsi="Cambria Math"/>
            </w:rPr>
            <m:t xml:space="preserve">2</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oMath>
      </m:oMathPara>
    </w:p>
    <w:p>
      <w:pPr>
        <w:spacing w:before="0" w:after="40"/>
        <w:jc w:val="both"/>
      </w:pPr>
      <w:r>
        <w:rPr>
          <w:rFonts w:ascii="Calibri" w:hAnsi="Calibri" w:eastAsia="Calibri" w:cs="Calibri"/>
          <w:b w:val="0"/>
          <w:i w:val="0"/>
          <w:sz w:val="22"/>
          <w:u w:val="none"/>
        </w:rPr>
        <w:t>Setting MR = MC = 15:</w:t>
      </w:r>
    </w:p>
    <w:p>
      <w:pPr>
        <w:spacing w:before="80" w:after="160"/>
      </w:pPr>
      <m:oMathPara>
        <m:oMath>
          <m:r>
            <w:rPr>
              <w:rFonts w:ascii="Cambria Math" w:hAnsi="Cambria Math"/>
              <w:color w:val="C00000"/>
            </w:rPr>
            <m:t xml:space="preserve">110</m:t>
          </m:r>
          <m:r>
            <w:rPr>
              <w:rFonts w:ascii="Cambria Math" w:hAnsi="Cambria Math"/>
              <w:color w:val="C00000"/>
            </w:rPr>
            <m:t xml:space="preserve">−</m:t>
          </m:r>
          <m:r>
            <w:rPr>
              <w:rFonts w:ascii="Cambria Math" w:hAnsi="Cambria Math"/>
              <w:color w:val="C00000"/>
            </w:rPr>
            <m:t xml:space="preserve">2</m:t>
          </m:r>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1</m:t>
              </m:r>
            </m:sub>
          </m:sSub>
          <m:r>
            <w:rPr>
              <w:rFonts w:ascii="Cambria Math" w:hAnsi="Cambria Math"/>
              <w:color w:val="C00000"/>
            </w:rPr>
            <m:t xml:space="preserve">=</m:t>
          </m:r>
          <m:r>
            <w:rPr>
              <w:rFonts w:ascii="Cambria Math" w:hAnsi="Cambria Math"/>
              <w:color w:val="C00000"/>
            </w:rPr>
            <m:t xml:space="preserve">15</m:t>
          </m:r>
          <m:r>
            <w:rPr>
              <w:rFonts w:ascii="Cambria Math" w:hAnsi="Cambria Math"/>
              <w:color w:val="C00000"/>
            </w:rPr>
            <m:t xml:space="preserve">  ⇒  </m:t>
          </m:r>
          <m:sSub>
            <m:sSubPr>
              <m:ctrlPr>
                <w:rPr>
                  <w:rFonts w:ascii="Cambria Math" w:hAnsi="Cambria Math"/>
                  <w:color w:val="C00000"/>
                  <w:i/>
                </w:rPr>
              </m:ctrlPr>
            </m:sSubPr>
            <m:e>
              <m:r>
                <w:rPr>
                  <w:rFonts w:ascii="Cambria Math" w:hAnsi="Cambria Math"/>
                  <w:color w:val="C00000"/>
                </w:rPr>
                <m:t xml:space="preserve">q</m:t>
              </m:r>
            </m:e>
            <m:sub>
              <m:r>
                <m:rPr>
                  <m:sty m:val="p"/>
                </m:rPr>
                <w:rPr>
                  <w:rFonts w:ascii="Cambria Math" w:hAnsi="Cambria Math"/>
                  <w:color w:val="C00000"/>
                </w:rPr>
                <m:t xml:space="preserve">1</m:t>
              </m:r>
            </m:sub>
          </m:sSub>
          <m:r>
            <w:rPr>
              <w:rFonts w:ascii="Cambria Math" w:hAnsi="Cambria Math"/>
              <w:color w:val="C00000"/>
            </w:rPr>
            <m:t xml:space="preserve">=</m:t>
          </m:r>
          <m:r>
            <w:rPr>
              <w:rFonts w:ascii="Cambria Math" w:hAnsi="Cambria Math"/>
              <w:color w:val="C00000"/>
            </w:rPr>
            <m:t xml:space="preserve">47.5</m:t>
          </m:r>
        </m:oMath>
      </m:oMathPara>
    </w:p>
    <w:p>
      <w:pPr>
        <w:spacing w:before="40" w:after="160"/>
      </w:pPr>
      <m:oMathPara>
        <m:oMath>
          <m:r>
            <w:rPr>
              <w:rFonts w:ascii="Cambria Math" w:hAnsi="Cambria Math"/>
              <w:color w:val="C00000"/>
            </w:rPr>
            <m:t xml:space="preserve">P</m:t>
          </m:r>
          <m:r>
            <w:rPr>
              <w:rFonts w:ascii="Cambria Math" w:hAnsi="Cambria Math"/>
              <w:color w:val="C00000"/>
            </w:rPr>
            <m:t xml:space="preserve">=</m:t>
          </m:r>
          <m:r>
            <w:rPr>
              <w:rFonts w:ascii="Cambria Math" w:hAnsi="Cambria Math"/>
              <w:color w:val="C00000"/>
            </w:rPr>
            <m:t xml:space="preserve">110</m:t>
          </m:r>
          <m:r>
            <w:rPr>
              <w:rFonts w:ascii="Cambria Math" w:hAnsi="Cambria Math"/>
              <w:color w:val="C00000"/>
            </w:rPr>
            <m:t xml:space="preserve">−</m:t>
          </m:r>
          <m:r>
            <w:rPr>
              <w:rFonts w:ascii="Cambria Math" w:hAnsi="Cambria Math"/>
              <w:color w:val="C00000"/>
            </w:rPr>
            <m:t xml:space="preserve">47.5</m:t>
          </m:r>
          <m:r>
            <w:rPr>
              <w:rFonts w:ascii="Cambria Math" w:hAnsi="Cambria Math"/>
              <w:color w:val="C00000"/>
            </w:rPr>
            <m:t xml:space="preserve">=</m:t>
          </m:r>
          <m:r>
            <w:rPr>
              <w:rFonts w:ascii="Cambria Math" w:hAnsi="Cambria Math"/>
              <w:color w:val="C00000"/>
            </w:rPr>
            <m:t xml:space="preserve">62.5</m:t>
          </m:r>
        </m:oMath>
      </m:oMathPara>
    </w:p>
    <w:p>
      <w:pPr>
        <w:spacing w:before="40" w:after="160"/>
      </w:pPr>
      <m:oMathPara>
        <m:oMath>
          <m:sSub>
            <m:sSubPr>
              <m:ctrlPr>
                <w:rPr>
                  <w:rFonts w:ascii="Cambria Math" w:hAnsi="Cambria Math"/>
                  <w:color w:val="C00000"/>
                  <w:i/>
                </w:rPr>
              </m:ctrlPr>
            </m:sSubPr>
            <m:e>
              <m:r>
                <w:rPr>
                  <w:rFonts w:ascii="Cambria Math" w:hAnsi="Cambria Math"/>
                  <w:color w:val="C00000"/>
                </w:rPr>
                <m:t xml:space="preserve">π</m:t>
              </m:r>
            </m:e>
            <m:sub>
              <m:r>
                <m:rPr>
                  <m:sty m:val="p"/>
                </m:rPr>
                <w:rPr>
                  <w:rFonts w:ascii="Cambria Math" w:hAnsi="Cambria Math"/>
                  <w:color w:val="C00000"/>
                </w:rPr>
                <m:t xml:space="preserve">1</m:t>
              </m:r>
            </m:sub>
          </m:sSub>
          <m:r>
            <w:rPr>
              <w:rFonts w:ascii="Cambria Math" w:hAnsi="Cambria Math"/>
              <w:color w:val="C00000"/>
            </w:rPr>
            <m:t xml:space="preserve">=</m:t>
          </m:r>
          <m:r>
            <w:rPr>
              <w:rFonts w:ascii="Cambria Math" w:hAnsi="Cambria Math"/>
              <w:color w:val="C00000"/>
            </w:rPr>
            <m:t xml:space="preserve">62.5</m:t>
          </m:r>
          <m:r>
            <w:rPr>
              <w:rFonts w:ascii="Cambria Math" w:hAnsi="Cambria Math"/>
              <w:color w:val="C00000"/>
            </w:rPr>
            <m:t xml:space="preserve">×</m:t>
          </m:r>
          <m:r>
            <w:rPr>
              <w:rFonts w:ascii="Cambria Math" w:hAnsi="Cambria Math"/>
              <w:color w:val="C00000"/>
            </w:rPr>
            <m:t xml:space="preserve">47.5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300</m:t>
          </m:r>
          <m:r>
            <w:rPr>
              <w:rFonts w:ascii="Cambria Math" w:hAnsi="Cambria Math"/>
              <w:color w:val="C00000"/>
            </w:rPr>
            <m:t xml:space="preserve">+</m:t>
          </m:r>
          <m:r>
            <w:rPr>
              <w:rFonts w:ascii="Cambria Math" w:hAnsi="Cambria Math"/>
              <w:color w:val="C00000"/>
            </w:rPr>
            <m:t xml:space="preserve">15</m:t>
          </m:r>
          <m:r>
            <w:rPr>
              <w:rFonts w:ascii="Cambria Math" w:hAnsi="Cambria Math"/>
              <w:color w:val="C00000"/>
            </w:rPr>
            <m:t xml:space="preserve">×</m:t>
          </m:r>
          <m:r>
            <w:rPr>
              <w:rFonts w:ascii="Cambria Math" w:hAnsi="Cambria Math"/>
              <w:color w:val="C00000"/>
            </w:rPr>
            <m:t xml:space="preserve">47.5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1,956.25</m:t>
          </m:r>
        </m:oMath>
      </m:oMathPara>
    </w:p>
    <w:p>
      <w:pPr>
        <w:spacing w:before="0" w:after="180"/>
        <w:jc w:val="both"/>
      </w:pPr>
      <w:r>
        <w:rPr>
          <w:rFonts w:ascii="Calibri" w:hAnsi="Calibri" w:eastAsia="Calibri" w:cs="Calibri"/>
          <w:b w:val="0"/>
          <w:i w:val="0"/>
          <w:sz w:val="22"/>
          <w:u w:val="none"/>
        </w:rPr>
        <w:t>On the graph in part (b) this is the point where firm 1’s reaction function meets the horizontal axis: with q₂ = 0, firm 1’s best response is 47.5.</w:t>
      </w:r>
    </w:p>
    <w:p>
      <w:pPr>
        <w:spacing w:before="120" w:after="60"/>
        <w:ind w:left="432" w:hanging="432"/>
        <w:jc w:val="both"/>
      </w:pPr>
      <w:r>
        <w:rPr>
          <w:rFonts w:ascii="Calibri" w:hAnsi="Calibri" w:eastAsia="Calibri" w:cs="Calibri"/>
          <w:b/>
          <w:i w:val="0"/>
          <w:color w:val="0B2B4E"/>
          <w:sz w:val="22"/>
          <w:u w:val="none"/>
        </w:rPr>
        <w:t xml:space="preserve">(h)  </w:t>
      </w:r>
      <w:r>
        <w:rPr>
          <w:rFonts w:ascii="Calibri" w:hAnsi="Calibri" w:eastAsia="Calibri" w:cs="Calibri"/>
          <w:b/>
          <w:i w:val="0"/>
          <w:color w:val="E09F3E"/>
          <w:sz w:val="21"/>
          <w:u w:val="none"/>
        </w:rPr>
        <w:t xml:space="preserve">(6 points)  </w:t>
      </w:r>
      <w:r>
        <w:rPr>
          <w:rFonts w:ascii="Calibri" w:hAnsi="Calibri" w:eastAsia="Calibri" w:cs="Calibri"/>
          <w:b w:val="0"/>
          <w:i w:val="0"/>
          <w:u w:val="none"/>
        </w:rPr>
        <w:t>Consumer surplus is the triangle between the demand curve and the market price:</w:t>
      </w:r>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CS</m:t>
              </m:r>
            </m:e>
            <m:sub>
              <m:r>
                <m:rPr>
                  <m:sty m:val="p"/>
                </m:rPr>
                <w:rPr>
                  <w:rFonts w:ascii="Cambria Math" w:hAnsi="Cambria Math"/>
                  <w:color w:val="C00000"/>
                </w:rPr>
                <m:t xml:space="preserve">c</m:t>
              </m:r>
            </m:sub>
          </m:sSub>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2</m:t>
              </m:r>
            </m:den>
          </m:f>
          <m:r>
            <w:rPr>
              <w:rFonts w:ascii="Cambria Math" w:hAnsi="Cambria Math"/>
              <w:color w:val="C00000"/>
            </w:rPr>
            <m:t xml:space="preserve">×</m:t>
          </m:r>
          <m:r>
            <w:rPr>
              <w:rFonts w:ascii="Cambria Math" w:hAnsi="Cambria Math"/>
              <w:color w:val="C00000"/>
            </w:rPr>
            <m:t xml:space="preserve">60</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110</m:t>
          </m:r>
          <m:r>
            <w:rPr>
              <w:rFonts w:ascii="Cambria Math" w:hAnsi="Cambria Math"/>
              <w:color w:val="C00000"/>
            </w:rPr>
            <m:t xml:space="preserve">−</m:t>
          </m:r>
          <m:r>
            <w:rPr>
              <w:rFonts w:ascii="Cambria Math" w:hAnsi="Cambria Math"/>
              <w:color w:val="C00000"/>
            </w:rPr>
            <m:t xml:space="preserve">50</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1,800</m:t>
          </m:r>
        </m:oMath>
      </m:oMathPara>
    </w:p>
    <w:p>
      <w:pPr>
        <w:spacing w:before="40" w:after="160"/>
      </w:pPr>
      <m:oMathPara>
        <m:oMath>
          <m:sSub>
            <m:sSubPr>
              <m:ctrlPr>
                <w:rPr>
                  <w:rFonts w:ascii="Cambria Math" w:hAnsi="Cambria Math"/>
                  <w:color w:val="C00000"/>
                  <w:i/>
                </w:rPr>
              </m:ctrlPr>
            </m:sSubPr>
            <m:e>
              <m:r>
                <m:rPr>
                  <m:sty m:val="p"/>
                </m:rPr>
                <w:rPr>
                  <w:rFonts w:ascii="Cambria Math" w:hAnsi="Cambria Math"/>
                  <w:color w:val="C00000"/>
                </w:rPr>
                <m:t xml:space="preserve">CS</m:t>
              </m:r>
            </m:e>
            <m:sub>
              <m:r>
                <m:rPr>
                  <m:sty m:val="p"/>
                </m:rPr>
                <w:rPr>
                  <w:rFonts w:ascii="Cambria Math" w:hAnsi="Cambria Math"/>
                  <w:color w:val="C00000"/>
                </w:rPr>
                <m:t xml:space="preserve">g</m:t>
              </m:r>
            </m:sub>
          </m:sSub>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2</m:t>
              </m:r>
            </m:den>
          </m:f>
          <m:r>
            <w:rPr>
              <w:rFonts w:ascii="Cambria Math" w:hAnsi="Cambria Math"/>
              <w:color w:val="C00000"/>
            </w:rPr>
            <m:t xml:space="preserve">×</m:t>
          </m:r>
          <m:r>
            <w:rPr>
              <w:rFonts w:ascii="Cambria Math" w:hAnsi="Cambria Math"/>
              <w:color w:val="C00000"/>
            </w:rPr>
            <m:t xml:space="preserve">47.5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110</m:t>
          </m:r>
          <m:r>
            <w:rPr>
              <w:rFonts w:ascii="Cambria Math" w:hAnsi="Cambria Math"/>
              <w:color w:val="C00000"/>
            </w:rPr>
            <m:t xml:space="preserve">−</m:t>
          </m:r>
          <m:r>
            <w:rPr>
              <w:rFonts w:ascii="Cambria Math" w:hAnsi="Cambria Math"/>
              <w:color w:val="C00000"/>
            </w:rPr>
            <m:t xml:space="preserve">62.5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1,128.1</m:t>
          </m:r>
        </m:oMath>
      </m:oMathPara>
    </w:p>
    <w:p>
      <w:pPr>
        <w:spacing w:before="160" w:after="40"/>
        <w:jc w:val="center"/>
      </w:pPr>
      <w:r>
        <w:drawing xmlns:a="http://schemas.openxmlformats.org/drawingml/2006/main">
          <wp:inline distT="0" distB="0" distL="0" distR="0">
            <wp:extent cx="4544918" cy="2916936"/>
            <wp:effectExtent l="0" t="0" r="0" b="0"/>
            <wp:docPr id="101" name="3(h) - CS with two firms"/>
            <wp:cNvGraphicFramePr/>
            <a:graphic>
              <a:graphicData uri="http://schemas.microsoft.com/office/word/2010/wordprocessingGroup">
                <wpg:wgp>
                  <wpg:cNvGrpSpPr/>
                  <wpg:grpSpPr>
                    <a:xfrm>
                      <a:off x="0" y="0"/>
                      <a:ext cx="4544918" cy="2916936"/>
                      <a:chOff x="435292" y="0"/>
                      <a:chExt cx="4544918" cy="2916936"/>
                    </a:xfrm>
                  </wpg:grpSpPr>
                  <wps:wsp>
                    <wps:cNvPr id="2" name="x-axis"/>
                    <wps:cNvSpPr/>
                    <wps:spPr>
                      <a:xfrm>
                        <a:off x="786384" y="2670048"/>
                        <a:ext cx="4114800" cy="1"/>
                      </a:xfrm>
                      <a:prstGeom prst="line">
                        <a:avLst/>
                      </a:prstGeom>
                      <a:noFill/>
                      <a:ln w="15875" cap="rnd">
                        <a:solidFill>
                          <a:srgbClr val="0B2B4E"/>
                        </a:solidFill>
                        <a:round/>
                        <a:tailEnd type="triangle" w="med" len="med"/>
                      </a:ln>
                    </wps:spPr>
                    <wps:bodyPr/>
                  </wps:wsp>
                  <wps:wsp>
                    <wps:cNvPr id="3" name="y-axis"/>
                    <wps:cNvSpPr/>
                    <wps:spPr>
                      <a:xfrm flipV="1">
                        <a:off x="786384" y="219456"/>
                        <a:ext cx="1" cy="2450592"/>
                      </a:xfrm>
                      <a:prstGeom prst="line">
                        <a:avLst/>
                      </a:prstGeom>
                      <a:noFill/>
                      <a:ln w="15875" cap="rnd">
                        <a:solidFill>
                          <a:srgbClr val="0B2B4E"/>
                        </a:solidFill>
                        <a:round/>
                        <a:tailEnd type="triangle" w="med" len="med"/>
                      </a:ln>
                    </wps:spPr>
                    <wps:bodyPr/>
                  </wps:wsp>
                  <wps:wsp>
                    <wps:cNvPr id="4" name="y-axis title"/>
                    <wps:cNvSpPr txBox="1"/>
                    <wps:spPr>
                      <a:xfrm>
                        <a:off x="577406" y="118872"/>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22158" y="271576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CS"/>
                    <wps:cNvSpPr/>
                    <wps:spPr>
                      <a:xfrm>
                        <a:off x="786384" y="574548"/>
                        <a:ext cx="1975104" cy="1143000"/>
                      </a:xfrm>
                      <a:custGeom>
                        <a:avLst/>
                        <a:gdLst/>
                        <a:ahLst/>
                        <a:cxnLst/>
                        <a:rect l="0" t="0" r="1975104" b="1143000"/>
                        <a:pathLst>
                          <a:path w="1975104" h="1143000">
                            <a:moveTo>
                              <a:pt x="0" y="0"/>
                            </a:moveTo>
                            <a:lnTo>
                              <a:pt x="1975104" y="1143000"/>
                            </a:lnTo>
                            <a:lnTo>
                              <a:pt x="0" y="1143000"/>
                            </a:lnTo>
                            <a:close/>
                          </a:path>
                        </a:pathLst>
                      </a:custGeom>
                      <a:solidFill>
                        <a:srgbClr val="C0201B">
                          <a:alpha val="26000"/>
                        </a:srgbClr>
                      </a:solidFill>
                      <a:ln w="9525">
                        <a:solidFill>
                          <a:srgbClr val="C0201B"/>
                        </a:solidFill>
                      </a:ln>
                    </wps:spPr>
                    <wps:bodyPr/>
                  </wps:wsp>
                  <wps:wsp>
                    <wps:cNvPr id="7" name="D"/>
                    <wps:cNvSpPr/>
                    <wps:spPr>
                      <a:xfrm>
                        <a:off x="786384" y="574548"/>
                        <a:ext cx="3621024" cy="2095500"/>
                      </a:xfrm>
                      <a:prstGeom prst="line">
                        <a:avLst/>
                      </a:prstGeom>
                      <a:noFill/>
                      <a:ln w="22225" cap="rnd">
                        <a:solidFill>
                          <a:srgbClr val="C00000"/>
                        </a:solidFill>
                        <a:round/>
                      </a:ln>
                    </wps:spPr>
                    <wps:bodyPr/>
                  </wps:wsp>
                  <wps:wsp>
                    <wps:cNvPr id="8" name="D label"/>
                    <wps:cNvSpPr txBox="1"/>
                    <wps:spPr>
                      <a:xfrm>
                        <a:off x="4471416" y="2542032"/>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9" name="Q guide"/>
                    <wps:cNvSpPr/>
                    <wps:spPr>
                      <a:xfrm>
                        <a:off x="2761488" y="1717548"/>
                        <a:ext cx="1" cy="952500"/>
                      </a:xfrm>
                      <a:prstGeom prst="line">
                        <a:avLst/>
                      </a:prstGeom>
                      <a:noFill/>
                      <a:ln w="12700" cap="rnd">
                        <a:solidFill>
                          <a:srgbClr val="555B66"/>
                        </a:solidFill>
                        <a:prstDash val="dash"/>
                        <a:round/>
                      </a:ln>
                    </wps:spPr>
                    <wps:bodyPr/>
                  </wps:wsp>
                  <wps:wsp>
                    <wps:cNvPr id="10" name="P guide"/>
                    <wps:cNvSpPr/>
                    <wps:spPr>
                      <a:xfrm>
                        <a:off x="786384" y="1717548"/>
                        <a:ext cx="1975104" cy="1"/>
                      </a:xfrm>
                      <a:prstGeom prst="line">
                        <a:avLst/>
                      </a:prstGeom>
                      <a:noFill/>
                      <a:ln w="12700" cap="rnd">
                        <a:solidFill>
                          <a:srgbClr val="555B66"/>
                        </a:solidFill>
                        <a:prstDash val="dash"/>
                        <a:round/>
                      </a:ln>
                    </wps:spPr>
                    <wps:bodyPr/>
                  </wps:wsp>
                  <wps:wsp>
                    <wps:cNvPr id="11" name="equilibrium"/>
                    <wps:cNvSpPr/>
                    <wps:spPr>
                      <a:xfrm>
                        <a:off x="2727198" y="1683258"/>
                        <a:ext cx="68580" cy="68580"/>
                      </a:xfrm>
                      <a:prstGeom prst="ellipse">
                        <a:avLst/>
                      </a:prstGeom>
                      <a:solidFill>
                        <a:srgbClr val="E09F3E"/>
                      </a:solidFill>
                      <a:ln>
                        <a:noFill/>
                      </a:ln>
                    </wps:spPr>
                    <wps:bodyPr/>
                  </wps:wsp>
                  <wps:wsp>
                    <wps:cNvPr id="12" name="y tick"/>
                    <wps:cNvSpPr txBox="1"/>
                    <wps:spPr>
                      <a:xfrm>
                        <a:off x="503555" y="1630680"/>
                        <a:ext cx="209677" cy="173736"/>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50</w:t>
                          </w:r>
                        </w:p>
                      </w:txbxContent>
                    </wps:txbx>
                    <wps:bodyPr rot="0" spcFirstLastPara="0" vertOverflow="overflow" horzOverflow="overflow" vert="horz" wrap="square" lIns="0" tIns="0" rIns="0" bIns="0" anchor="ctr" anchorCtr="0">
                      <a:noAutofit/>
                    </wps:bodyPr>
                  </wps:wsp>
                  <wps:wsp>
                    <wps:cNvPr id="13" name="x tick"/>
                    <wps:cNvSpPr txBox="1"/>
                    <wps:spPr>
                      <a:xfrm>
                        <a:off x="2656650" y="2715768"/>
                        <a:ext cx="209677" cy="173736"/>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60</w:t>
                          </w:r>
                        </w:p>
                      </w:txbxContent>
                    </wps:txbx>
                    <wps:bodyPr rot="0" spcFirstLastPara="0" vertOverflow="overflow" horzOverflow="overflow" vert="horz" wrap="square" lIns="0" tIns="0" rIns="0" bIns="0" anchor="ctr" anchorCtr="0">
                      <a:noAutofit/>
                    </wps:bodyPr>
                  </wps:wsp>
                  <wps:wsp>
                    <wps:cNvPr id="14" name="y tick"/>
                    <wps:cNvSpPr txBox="1"/>
                    <wps:spPr>
                      <a:xfrm>
                        <a:off x="435292" y="487680"/>
                        <a:ext cx="277940" cy="173736"/>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110</w:t>
                          </w:r>
                        </w:p>
                      </w:txbxContent>
                    </wps:txbx>
                    <wps:bodyPr rot="0" spcFirstLastPara="0" vertOverflow="overflow" horzOverflow="overflow" vert="horz" wrap="square" lIns="0" tIns="0" rIns="0" bIns="0" anchor="ctr" anchorCtr="0">
                      <a:noAutofit/>
                    </wps:bodyPr>
                  </wps:wsp>
                  <wps:wsp>
                    <wps:cNvPr id="15" name="note"/>
                    <wps:cNvSpPr txBox="1"/>
                    <wps:spPr>
                      <a:xfrm>
                        <a:off x="1124014" y="1245108"/>
                        <a:ext cx="641477" cy="201168"/>
                      </a:xfrm>
                      <a:prstGeom prst="rect">
                        <a:avLst/>
                      </a:prstGeom>
                      <a:noFill/>
                      <a:ln>
                        <a:noFill/>
                      </a:ln>
                    </wps:spPr>
                    <wps:txbx>
                      <w:txbxContent>
                        <w:p>
                          <w:pPr>
                            <w:spacing w:before="0" w:after="0" w:line="240" w:lineRule="auto"/>
                            <w:jc w:val="center"/>
                          </w:pPr>
                          <w:r>
                            <w:rPr>
                              <w:rFonts w:ascii="Calibri" w:hAnsi="Calibri" w:cs="Calibri"/>
                              <w:b/>
                              <w:color w:val="C0201B"/>
                              <w:sz w:val="21"/>
                              <w:szCs w:val="21"/>
                            </w:rPr>
                            <w:t xml:space="preserve">CS = 1,800</w:t>
                          </w:r>
                        </w:p>
                      </w:txbxContent>
                    </wps:txbx>
                    <wps:bodyPr rot="0" spcFirstLastPara="0" vertOverflow="overflow" horzOverflow="overflow" vert="horz" wrap="square" lIns="0" tIns="0" rIns="0" bIns="0" anchor="ctr" anchorCtr="0">
                      <a:noAutofit/>
                    </wps:bodyPr>
                  </wps:wsp>
                  <wps:wsp>
                    <wps:cNvPr id="16" name="panel title"/>
                    <wps:cNvSpPr txBox="1"/>
                    <wps:spPr>
                      <a:xfrm>
                        <a:off x="2224437" y="0"/>
                        <a:ext cx="1074102" cy="219456"/>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Two firms (part c)</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Consumer surplus with two firms in the market (part c).</w:t>
      </w:r>
    </w:p>
    <w:p>
      <w:pPr>
        <w:spacing w:before="160" w:after="40"/>
        <w:jc w:val="center"/>
      </w:pPr>
      <w:r>
        <w:drawing xmlns:a="http://schemas.openxmlformats.org/drawingml/2006/main">
          <wp:inline distT="0" distB="0" distL="0" distR="0">
            <wp:extent cx="4579842" cy="2916936"/>
            <wp:effectExtent l="0" t="0" r="0" b="0"/>
            <wp:docPr id="101" name="3(h) - CS with firm 1 alone"/>
            <wp:cNvGraphicFramePr/>
            <a:graphic>
              <a:graphicData uri="http://schemas.microsoft.com/office/word/2010/wordprocessingGroup">
                <wpg:wgp>
                  <wpg:cNvGrpSpPr/>
                  <wpg:grpSpPr>
                    <a:xfrm>
                      <a:off x="0" y="0"/>
                      <a:ext cx="4579842" cy="2916936"/>
                      <a:chOff x="400368" y="0"/>
                      <a:chExt cx="4579842" cy="2916936"/>
                    </a:xfrm>
                  </wpg:grpSpPr>
                  <wps:wsp>
                    <wps:cNvPr id="2" name="x-axis"/>
                    <wps:cNvSpPr/>
                    <wps:spPr>
                      <a:xfrm>
                        <a:off x="786384" y="2670048"/>
                        <a:ext cx="4114800" cy="1"/>
                      </a:xfrm>
                      <a:prstGeom prst="line">
                        <a:avLst/>
                      </a:prstGeom>
                      <a:noFill/>
                      <a:ln w="15875" cap="rnd">
                        <a:solidFill>
                          <a:srgbClr val="0B2B4E"/>
                        </a:solidFill>
                        <a:round/>
                        <a:tailEnd type="triangle" w="med" len="med"/>
                      </a:ln>
                    </wps:spPr>
                    <wps:bodyPr/>
                  </wps:wsp>
                  <wps:wsp>
                    <wps:cNvPr id="3" name="y-axis"/>
                    <wps:cNvSpPr/>
                    <wps:spPr>
                      <a:xfrm flipV="1">
                        <a:off x="786384" y="219456"/>
                        <a:ext cx="1" cy="2450592"/>
                      </a:xfrm>
                      <a:prstGeom prst="line">
                        <a:avLst/>
                      </a:prstGeom>
                      <a:noFill/>
                      <a:ln w="15875" cap="rnd">
                        <a:solidFill>
                          <a:srgbClr val="0B2B4E"/>
                        </a:solidFill>
                        <a:round/>
                        <a:tailEnd type="triangle" w="med" len="med"/>
                      </a:ln>
                    </wps:spPr>
                    <wps:bodyPr/>
                  </wps:wsp>
                  <wps:wsp>
                    <wps:cNvPr id="4" name="y-axis title"/>
                    <wps:cNvSpPr txBox="1"/>
                    <wps:spPr>
                      <a:xfrm>
                        <a:off x="577406" y="118872"/>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22158" y="271576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CS"/>
                    <wps:cNvSpPr/>
                    <wps:spPr>
                      <a:xfrm>
                        <a:off x="786384" y="574548"/>
                        <a:ext cx="1563624" cy="904875"/>
                      </a:xfrm>
                      <a:custGeom>
                        <a:avLst/>
                        <a:gdLst/>
                        <a:ahLst/>
                        <a:cxnLst/>
                        <a:rect l="0" t="0" r="1563624" b="904875"/>
                        <a:pathLst>
                          <a:path w="1563624" h="904875">
                            <a:moveTo>
                              <a:pt x="0" y="0"/>
                            </a:moveTo>
                            <a:lnTo>
                              <a:pt x="1563624" y="904875"/>
                            </a:lnTo>
                            <a:lnTo>
                              <a:pt x="0" y="904875"/>
                            </a:lnTo>
                            <a:close/>
                          </a:path>
                        </a:pathLst>
                      </a:custGeom>
                      <a:solidFill>
                        <a:srgbClr val="C0201B">
                          <a:alpha val="26000"/>
                        </a:srgbClr>
                      </a:solidFill>
                      <a:ln w="9525">
                        <a:solidFill>
                          <a:srgbClr val="C0201B"/>
                        </a:solidFill>
                      </a:ln>
                    </wps:spPr>
                    <wps:bodyPr/>
                  </wps:wsp>
                  <wps:wsp>
                    <wps:cNvPr id="7" name="D"/>
                    <wps:cNvSpPr/>
                    <wps:spPr>
                      <a:xfrm>
                        <a:off x="786384" y="574548"/>
                        <a:ext cx="3621024" cy="2095500"/>
                      </a:xfrm>
                      <a:prstGeom prst="line">
                        <a:avLst/>
                      </a:prstGeom>
                      <a:noFill/>
                      <a:ln w="22225" cap="rnd">
                        <a:solidFill>
                          <a:srgbClr val="C00000"/>
                        </a:solidFill>
                        <a:round/>
                      </a:ln>
                    </wps:spPr>
                    <wps:bodyPr/>
                  </wps:wsp>
                  <wps:wsp>
                    <wps:cNvPr id="8" name="D label"/>
                    <wps:cNvSpPr txBox="1"/>
                    <wps:spPr>
                      <a:xfrm>
                        <a:off x="4471416" y="2542032"/>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9" name="Q guide"/>
                    <wps:cNvSpPr/>
                    <wps:spPr>
                      <a:xfrm>
                        <a:off x="2350008" y="1479423"/>
                        <a:ext cx="1" cy="1190625"/>
                      </a:xfrm>
                      <a:prstGeom prst="line">
                        <a:avLst/>
                      </a:prstGeom>
                      <a:noFill/>
                      <a:ln w="12700" cap="rnd">
                        <a:solidFill>
                          <a:srgbClr val="555B66"/>
                        </a:solidFill>
                        <a:prstDash val="dash"/>
                        <a:round/>
                      </a:ln>
                    </wps:spPr>
                    <wps:bodyPr/>
                  </wps:wsp>
                  <wps:wsp>
                    <wps:cNvPr id="10" name="P guide"/>
                    <wps:cNvSpPr/>
                    <wps:spPr>
                      <a:xfrm>
                        <a:off x="786384" y="1479423"/>
                        <a:ext cx="1563624" cy="1"/>
                      </a:xfrm>
                      <a:prstGeom prst="line">
                        <a:avLst/>
                      </a:prstGeom>
                      <a:noFill/>
                      <a:ln w="12700" cap="rnd">
                        <a:solidFill>
                          <a:srgbClr val="555B66"/>
                        </a:solidFill>
                        <a:prstDash val="dash"/>
                        <a:round/>
                      </a:ln>
                    </wps:spPr>
                    <wps:bodyPr/>
                  </wps:wsp>
                  <wps:wsp>
                    <wps:cNvPr id="11" name="equilibrium"/>
                    <wps:cNvSpPr/>
                    <wps:spPr>
                      <a:xfrm>
                        <a:off x="2315718" y="1445133"/>
                        <a:ext cx="68580" cy="68580"/>
                      </a:xfrm>
                      <a:prstGeom prst="ellipse">
                        <a:avLst/>
                      </a:prstGeom>
                      <a:solidFill>
                        <a:srgbClr val="E09F3E"/>
                      </a:solidFill>
                      <a:ln>
                        <a:noFill/>
                      </a:ln>
                    </wps:spPr>
                    <wps:bodyPr/>
                  </wps:wsp>
                  <wps:wsp>
                    <wps:cNvPr id="12" name="y tick"/>
                    <wps:cNvSpPr txBox="1"/>
                    <wps:spPr>
                      <a:xfrm>
                        <a:off x="400368" y="1392555"/>
                        <a:ext cx="312864" cy="173736"/>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62.5</w:t>
                          </w:r>
                        </w:p>
                      </w:txbxContent>
                    </wps:txbx>
                    <wps:bodyPr rot="0" spcFirstLastPara="0" vertOverflow="overflow" horzOverflow="overflow" vert="horz" wrap="square" lIns="0" tIns="0" rIns="0" bIns="0" anchor="ctr" anchorCtr="0">
                      <a:noAutofit/>
                    </wps:bodyPr>
                  </wps:wsp>
                  <wps:wsp>
                    <wps:cNvPr id="13" name="x tick"/>
                    <wps:cNvSpPr txBox="1"/>
                    <wps:spPr>
                      <a:xfrm>
                        <a:off x="2193576" y="2715768"/>
                        <a:ext cx="312864" cy="173736"/>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47.5</w:t>
                          </w:r>
                        </w:p>
                      </w:txbxContent>
                    </wps:txbx>
                    <wps:bodyPr rot="0" spcFirstLastPara="0" vertOverflow="overflow" horzOverflow="overflow" vert="horz" wrap="square" lIns="0" tIns="0" rIns="0" bIns="0" anchor="ctr" anchorCtr="0">
                      <a:noAutofit/>
                    </wps:bodyPr>
                  </wps:wsp>
                  <wps:wsp>
                    <wps:cNvPr id="14" name="y tick"/>
                    <wps:cNvSpPr txBox="1"/>
                    <wps:spPr>
                      <a:xfrm>
                        <a:off x="435292" y="487680"/>
                        <a:ext cx="277940" cy="173736"/>
                      </a:xfrm>
                      <a:prstGeom prst="rect">
                        <a:avLst/>
                      </a:prstGeom>
                      <a:noFill/>
                      <a:ln>
                        <a:noFill/>
                      </a:ln>
                    </wps:spPr>
                    <wps:txbx>
                      <w:txbxContent>
                        <w:p>
                          <w:pPr>
                            <w:spacing w:before="0" w:after="0" w:line="240" w:lineRule="auto"/>
                            <w:jc w:val="right"/>
                          </w:pPr>
                          <w:r>
                            <w:rPr>
                              <w:rFonts w:ascii="Calibri" w:hAnsi="Calibri" w:cs="Calibri"/>
                              <w:b/>
                              <w:color w:val="0B2B4E"/>
                              <w:sz w:val="21"/>
                              <w:szCs w:val="21"/>
                            </w:rPr>
                            <w:t xml:space="preserve">110</w:t>
                          </w:r>
                        </w:p>
                      </w:txbxContent>
                    </wps:txbx>
                    <wps:bodyPr rot="0" spcFirstLastPara="0" vertOverflow="overflow" horzOverflow="overflow" vert="horz" wrap="square" lIns="0" tIns="0" rIns="0" bIns="0" anchor="ctr" anchorCtr="0">
                      <a:noAutofit/>
                    </wps:bodyPr>
                  </wps:wsp>
                  <wps:wsp>
                    <wps:cNvPr id="15" name="note"/>
                    <wps:cNvSpPr txBox="1"/>
                    <wps:spPr>
                      <a:xfrm>
                        <a:off x="935260" y="1086358"/>
                        <a:ext cx="744664" cy="201168"/>
                      </a:xfrm>
                      <a:prstGeom prst="rect">
                        <a:avLst/>
                      </a:prstGeom>
                      <a:noFill/>
                      <a:ln>
                        <a:noFill/>
                      </a:ln>
                    </wps:spPr>
                    <wps:txbx>
                      <w:txbxContent>
                        <w:p>
                          <w:pPr>
                            <w:spacing w:before="0" w:after="0" w:line="240" w:lineRule="auto"/>
                            <w:jc w:val="center"/>
                          </w:pPr>
                          <w:r>
                            <w:rPr>
                              <w:rFonts w:ascii="Calibri" w:hAnsi="Calibri" w:cs="Calibri"/>
                              <w:b/>
                              <w:color w:val="C0201B"/>
                              <w:sz w:val="21"/>
                              <w:szCs w:val="21"/>
                            </w:rPr>
                            <w:t xml:space="preserve">CS = 1,128.1</w:t>
                          </w:r>
                        </w:p>
                      </w:txbxContent>
                    </wps:txbx>
                    <wps:bodyPr rot="0" spcFirstLastPara="0" vertOverflow="overflow" horzOverflow="overflow" vert="horz" wrap="square" lIns="0" tIns="0" rIns="0" bIns="0" anchor="ctr" anchorCtr="0">
                      <a:noAutofit/>
                    </wps:bodyPr>
                  </wps:wsp>
                  <wps:wsp>
                    <wps:cNvPr id="16" name="panel title"/>
                    <wps:cNvSpPr txBox="1"/>
                    <wps:spPr>
                      <a:xfrm>
                        <a:off x="2153793" y="0"/>
                        <a:ext cx="1215390" cy="219456"/>
                      </a:xfrm>
                      <a:prstGeom prst="rect">
                        <a:avLst/>
                      </a:prstGeom>
                      <a:noFill/>
                      <a:ln>
                        <a:noFill/>
                      </a:ln>
                    </wps:spPr>
                    <wps:txbx>
                      <w:txbxContent>
                        <w:p>
                          <w:pPr>
                            <w:spacing w:before="0" w:after="0" w:line="240" w:lineRule="auto"/>
                            <w:jc w:val="center"/>
                          </w:pPr>
                          <w:r>
                            <w:rPr>
                              <w:rFonts w:ascii="Calibri" w:hAnsi="Calibri" w:cs="Calibri"/>
                              <w:b/>
                              <w:color w:val="0B2B4E"/>
                              <w:sz w:val="21"/>
                              <w:szCs w:val="21"/>
                            </w:rPr>
                            <w:t xml:space="preserve">Firm 1 alone (part g)</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Consumer surplus with firm 1 alone (part g).</w:t>
      </w:r>
    </w:p>
    <w:p>
      <w:pPr>
        <w:spacing w:before="160" w:after="180"/>
        <w:jc w:val="both"/>
      </w:pPr>
      <w:r>
        <w:rPr>
          <w:rFonts w:ascii="Calibri" w:hAnsi="Calibri" w:eastAsia="Calibri" w:cs="Calibri"/>
          <w:b w:val="0"/>
          <w:i w:val="0"/>
          <w:sz w:val="22"/>
          <w:u w:val="none"/>
        </w:rPr>
        <w:t>Consumers are worse off with only one producer: consumer surplus falls from 1,800 to 1,128.1. Don did consumers no favor by demanding high land rental payments and pushing firm 2 out of business.</w:t>
      </w:r>
    </w:p>
    <w:p>
      <w:pPr>
        <w:spacing w:before="120" w:after="60"/>
        <w:ind w:left="432" w:hanging="432"/>
        <w:jc w:val="both"/>
      </w:pPr>
      <w:r>
        <w:rPr>
          <w:rFonts w:ascii="Calibri" w:hAnsi="Calibri" w:eastAsia="Calibri" w:cs="Calibri"/>
          <w:b/>
          <w:i w:val="0"/>
          <w:color w:val="0B2B4E"/>
          <w:sz w:val="22"/>
          <w:u w:val="none"/>
        </w:rPr>
        <w:t xml:space="preserve">(i)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 xml:space="preserve">This is </w:t>
      </w:r>
      <w:r>
        <w:rPr>
          <w:rFonts w:ascii="Calibri" w:hAnsi="Calibri" w:eastAsia="Calibri" w:cs="Calibri"/>
          <w:b/>
          <w:i w:val="0"/>
          <w:u w:val="none"/>
        </w:rPr>
        <w:t>Bertrand competition</w:t>
      </w:r>
      <w:r>
        <w:rPr>
          <w:rFonts w:ascii="Calibri" w:hAnsi="Calibri" w:eastAsia="Calibri" w:cs="Calibri"/>
          <w:b w:val="0"/>
          <w:i w:val="0"/>
          <w:u w:val="none"/>
        </w:rPr>
        <w:t>. Firm 1 will set P = 24.99, just below firm 2’s marginal cost of 25, which pushes firm 2 out of the market. Total quantity is then Q = 110 − 24.99 = 85.01.</w:t>
      </w:r>
    </w:p>
    <w:p>
      <w:pPr>
        <w:spacing w:before="0" w:after="180"/>
        <w:jc w:val="both"/>
      </w:pPr>
      <w:r>
        <w:rPr>
          <w:rFonts w:ascii="Calibri" w:hAnsi="Calibri" w:eastAsia="Calibri" w:cs="Calibri"/>
          <w:b w:val="0"/>
          <w:i w:val="0"/>
          <w:sz w:val="22"/>
          <w:u w:val="none"/>
        </w:rPr>
        <w:t>Would firm 1 want to set an even lower price, since it is a monopolist at any price below 25? No. As we saw in part (g), a monopolist would produce 47.5 and charge 62.5, so if anything firm 1 would want to charge a price above $25 — but that would bring firm 2 back into the market. So P = 24.99 is firm 1’s optimal price.</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Price Wars</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7 – Game Theory (dominant strategies, Nash equilibrium)</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 xml:space="preserve">Each firm wants to maximize its profit. Firm A will always choose the Low Ad Rate, independent of firm B’s choice, and firm B will always choose the Low Ad Rate, independent of firm A’s choice. The Low Ad Rate is therefore a </w:t>
      </w:r>
      <w:r>
        <w:rPr>
          <w:rFonts w:ascii="Calibri" w:hAnsi="Calibri" w:eastAsia="Calibri" w:cs="Calibri"/>
          <w:b/>
          <w:i w:val="0"/>
          <w:u w:val="none"/>
        </w:rPr>
        <w:t>dominant strategy</w:t>
      </w:r>
      <w:r>
        <w:rPr>
          <w:rFonts w:ascii="Calibri" w:hAnsi="Calibri" w:eastAsia="Calibri" w:cs="Calibri"/>
          <w:b w:val="0"/>
          <w:i w:val="0"/>
          <w:u w:val="none"/>
        </w:rPr>
        <w:t xml:space="preserve"> for both firms:</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If firm B chooses the High Ad Rate, firm A chooses the Low Ad Rate, because it gives firm A 26 rather than 20. If firm B chooses the Low Ad Rate, firm A again chooses the Low Ad Rate, because it gives 15 rather than 10.</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If firm A chooses the High Ad Rate, firm B chooses the Low Ad Rate, because it gives firm B 26 rather than 20. If firm A chooses the Low Ad Rate, firm B again chooses the Low Ad Rate, because it gives 15 rather than 12.</w:t>
      </w:r>
    </w:p>
    <w:p>
      <w:pPr>
        <w:spacing w:before="160" w:after="160"/>
        <w:jc w:val="both"/>
      </w:pPr>
      <w:r>
        <w:rPr>
          <w:rFonts w:ascii="Calibri" w:hAnsi="Calibri" w:eastAsia="Calibri" w:cs="Calibri"/>
          <w:b w:val="0"/>
          <w:i w:val="0"/>
          <w:sz w:val="22"/>
          <w:u w:val="none"/>
        </w:rPr>
        <w:t>Each firm’s best response is underlined below. The one cell where both payoffs are underlined is the Nash equilibrium.</w:t>
      </w:r>
    </w:p>
    <w:tbl>
      <w:tblPr>
        <w:tblW w:type="auto" w:w="0"/>
        <w:jc w:val="center"/>
        <w:tblLayout w:type="fixed"/>
      </w:tblPr>
      <w:tblGrid>
        <w:gridCol w:w="2232"/>
        <w:gridCol w:w="2520"/>
        <w:gridCol w:w="2520"/>
      </w:tblGrid>
      <w:tr>
        <w:tc>
          <w:tcPr>
            <w:tcW w:type="dxa" w:w="3120"/>
          </w:tcPr>
          <w:p/>
        </w:tc>
        <w:tc>
          <w:tcPr>
            <w:tcW w:type="dxa" w:w="6240"/>
            <w:gridSpan w:val="2"/>
          </w:tcPr>
          <w:p>
            <w:pPr>
              <w:spacing w:before="40" w:after="40"/>
              <w:jc w:val="center"/>
            </w:pPr>
            <w:r>
              <w:rPr>
                <w:rFonts w:ascii="Calibri" w:hAnsi="Calibri" w:eastAsia="Calibri" w:cs="Calibri"/>
                <w:b/>
                <w:i w:val="0"/>
                <w:color w:val="E09F3E"/>
                <w:sz w:val="26"/>
                <w:u w:val="none"/>
              </w:rPr>
              <w:t>FIRM B</w:t>
            </w:r>
          </w:p>
        </w:tc>
      </w:tr>
      <w:tr>
        <w:tc>
          <w:tcPr>
            <w:tcW w:type="dxa" w:w="2232"/>
            <w:tcMar>
              <w:top w:w="86" w:type="dxa"/>
              <w:start w:w="144" w:type="dxa"/>
              <w:bottom w:w="86" w:type="dxa"/>
              <w:end w:w="144" w:type="dxa"/>
            </w:tcMar>
          </w:tcPr>
          <w:p>
            <w:pPr>
              <w:spacing w:before="60" w:after="60"/>
              <w:jc w:val="center"/>
            </w:pPr>
            <w:r>
              <w:rPr>
                <w:rFonts w:ascii="Calibri" w:hAnsi="Calibri" w:eastAsia="Calibri" w:cs="Calibri"/>
                <w:b w:val="0"/>
                <w:i w:val="0"/>
                <w:color w:val="0B2B4E"/>
                <w:sz w:val="24"/>
                <w:u w:val="none"/>
              </w:rPr>
            </w:r>
          </w:p>
        </w:tc>
        <w:tc>
          <w:tcPr>
            <w:tcW w:type="dxa" w:w="2520"/>
            <w:tcMar>
              <w:top w:w="86" w:type="dxa"/>
              <w:start w:w="144" w:type="dxa"/>
              <w:bottom w:w="86" w:type="dxa"/>
              <w:end w:w="144" w:type="dxa"/>
            </w:tcMar>
          </w:tcPr>
          <w:p>
            <w:pPr>
              <w:spacing w:before="60" w:after="60"/>
              <w:jc w:val="center"/>
            </w:pPr>
            <w:r>
              <w:rPr>
                <w:rFonts w:ascii="Calibri" w:hAnsi="Calibri" w:eastAsia="Calibri" w:cs="Calibri"/>
                <w:b/>
                <w:i w:val="0"/>
                <w:color w:val="0B2B4E"/>
                <w:sz w:val="24"/>
                <w:u w:val="none"/>
              </w:rPr>
              <w:t>High Ad Rate</w:t>
            </w:r>
          </w:p>
        </w:tc>
        <w:tc>
          <w:tcPr>
            <w:tcW w:type="dxa" w:w="2520"/>
            <w:tcMar>
              <w:top w:w="86" w:type="dxa"/>
              <w:start w:w="144" w:type="dxa"/>
              <w:bottom w:w="86" w:type="dxa"/>
              <w:end w:w="144" w:type="dxa"/>
            </w:tcMar>
          </w:tcPr>
          <w:p>
            <w:pPr>
              <w:spacing w:before="60" w:after="60"/>
              <w:jc w:val="center"/>
            </w:pPr>
            <w:r>
              <w:rPr>
                <w:rFonts w:ascii="Calibri" w:hAnsi="Calibri" w:eastAsia="Calibri" w:cs="Calibri"/>
                <w:b/>
                <w:i w:val="0"/>
                <w:color w:val="0B2B4E"/>
                <w:sz w:val="24"/>
                <w:u w:val="none"/>
              </w:rPr>
              <w:t>Low Ad Rate</w:t>
            </w:r>
          </w:p>
        </w:tc>
      </w:tr>
      <w:tr>
        <w:tc>
          <w:tcPr>
            <w:tcW w:type="dxa" w:w="2232"/>
            <w:tcMar>
              <w:top w:w="86" w:type="dxa"/>
              <w:start w:w="144" w:type="dxa"/>
              <w:bottom w:w="86" w:type="dxa"/>
              <w:end w:w="144" w:type="dxa"/>
            </w:tcMar>
          </w:tcPr>
          <w:p>
            <w:pPr>
              <w:spacing w:before="60" w:after="60"/>
              <w:jc w:val="right"/>
            </w:pPr>
            <w:r>
              <w:rPr>
                <w:rFonts w:ascii="Calibri" w:hAnsi="Calibri" w:eastAsia="Calibri" w:cs="Calibri"/>
                <w:b/>
                <w:i w:val="0"/>
                <w:color w:val="0070C0"/>
                <w:sz w:val="26"/>
                <w:u w:val="none"/>
              </w:rPr>
              <w:t xml:space="preserve">FIRM A     </w:t>
            </w:r>
            <w:r>
              <w:rPr>
                <w:rFonts w:ascii="Calibri" w:hAnsi="Calibri" w:eastAsia="Calibri" w:cs="Calibri"/>
                <w:b/>
                <w:i w:val="0"/>
                <w:color w:val="0B2B4E"/>
                <w:sz w:val="24"/>
                <w:u w:val="none"/>
              </w:rPr>
              <w:t>High Ad Rate</w:t>
            </w:r>
          </w:p>
        </w:tc>
        <w:tc>
          <w:tcPr>
            <w:tcW w:type="dxa" w:w="2520"/>
            <w:tcMar>
              <w:top w:w="86" w:type="dxa"/>
              <w:start w:w="144" w:type="dxa"/>
              <w:bottom w:w="86" w:type="dxa"/>
              <w:end w:w="144" w:type="dxa"/>
            </w:tcMar>
            <w:shd w:val="clear" w:color="auto" w:fill="FFFFFF"/>
            <w:tcBorders>
              <w:top w:val="single" w:sz="12" w:color="0B2B4E"/>
              <w:start w:val="single" w:sz="12" w:color="0B2B4E"/>
              <w:bottom w:val="single" w:sz="12" w:color="0B2B4E"/>
              <w:end w:val="single" w:sz="12" w:color="0B2B4E"/>
            </w:tcBorders>
          </w:tcPr>
          <w:p>
            <w:pPr>
              <w:spacing w:before="60" w:after="60"/>
              <w:jc w:val="center"/>
            </w:pPr>
            <w:r>
              <w:rPr>
                <w:rFonts w:ascii="Calibri" w:hAnsi="Calibri" w:eastAsia="Calibri" w:cs="Calibri"/>
                <w:b/>
                <w:i w:val="0"/>
                <w:color w:val="0070C0"/>
                <w:sz w:val="24"/>
                <w:u w:val="none"/>
              </w:rPr>
              <w:t>20</w:t>
            </w:r>
            <w:r>
              <w:rPr>
                <w:rFonts w:ascii="Calibri" w:hAnsi="Calibri" w:eastAsia="Calibri" w:cs="Calibri"/>
                <w:b w:val="0"/>
                <w:i w:val="0"/>
                <w:color w:val="0B2B4E"/>
                <w:sz w:val="24"/>
                <w:u w:val="none"/>
              </w:rPr>
              <w:t xml:space="preserve">  ,  </w:t>
            </w:r>
            <w:r>
              <w:rPr>
                <w:rFonts w:ascii="Calibri" w:hAnsi="Calibri" w:eastAsia="Calibri" w:cs="Calibri"/>
                <w:b/>
                <w:i w:val="0"/>
                <w:color w:val="E09F3E"/>
                <w:sz w:val="24"/>
                <w:u w:val="none"/>
              </w:rPr>
              <w:t>20</w:t>
            </w:r>
          </w:p>
        </w:tc>
        <w:tc>
          <w:tcPr>
            <w:tcW w:type="dxa" w:w="2520"/>
            <w:tcMar>
              <w:top w:w="86" w:type="dxa"/>
              <w:start w:w="144" w:type="dxa"/>
              <w:bottom w:w="86" w:type="dxa"/>
              <w:end w:w="144" w:type="dxa"/>
            </w:tcMar>
            <w:shd w:val="clear" w:color="auto" w:fill="FFFFFF"/>
            <w:tcBorders>
              <w:top w:val="single" w:sz="12" w:color="0B2B4E"/>
              <w:start w:val="single" w:sz="12" w:color="0B2B4E"/>
              <w:bottom w:val="single" w:sz="12" w:color="0B2B4E"/>
              <w:end w:val="single" w:sz="12" w:color="0B2B4E"/>
            </w:tcBorders>
          </w:tcPr>
          <w:p>
            <w:pPr>
              <w:spacing w:before="60" w:after="60"/>
              <w:jc w:val="center"/>
            </w:pPr>
            <w:r>
              <w:rPr>
                <w:rFonts w:ascii="Calibri" w:hAnsi="Calibri" w:eastAsia="Calibri" w:cs="Calibri"/>
                <w:b/>
                <w:i w:val="0"/>
                <w:color w:val="0070C0"/>
                <w:sz w:val="24"/>
                <w:u w:val="none"/>
              </w:rPr>
              <w:t>10</w:t>
            </w:r>
            <w:r>
              <w:rPr>
                <w:rFonts w:ascii="Calibri" w:hAnsi="Calibri" w:eastAsia="Calibri" w:cs="Calibri"/>
                <w:b w:val="0"/>
                <w:i w:val="0"/>
                <w:color w:val="0B2B4E"/>
                <w:sz w:val="24"/>
                <w:u w:val="none"/>
              </w:rPr>
              <w:t xml:space="preserve">  ,  </w:t>
            </w:r>
            <w:r>
              <w:rPr>
                <w:rFonts w:ascii="Calibri" w:hAnsi="Calibri" w:eastAsia="Calibri" w:cs="Calibri"/>
                <w:b/>
                <w:i w:val="0"/>
                <w:color w:val="E09F3E"/>
                <w:sz w:val="24"/>
                <w:u w:val="single"/>
              </w:rPr>
              <w:t>26</w:t>
            </w:r>
          </w:p>
        </w:tc>
      </w:tr>
      <w:tr>
        <w:tc>
          <w:tcPr>
            <w:tcW w:type="dxa" w:w="2232"/>
            <w:tcMar>
              <w:top w:w="86" w:type="dxa"/>
              <w:start w:w="144" w:type="dxa"/>
              <w:bottom w:w="86" w:type="dxa"/>
              <w:end w:w="144" w:type="dxa"/>
            </w:tcMar>
          </w:tcPr>
          <w:p>
            <w:pPr>
              <w:spacing w:before="60" w:after="60"/>
              <w:jc w:val="right"/>
            </w:pPr>
            <w:r>
              <w:rPr>
                <w:rFonts w:ascii="Calibri" w:hAnsi="Calibri" w:eastAsia="Calibri" w:cs="Calibri"/>
                <w:b/>
                <w:i w:val="0"/>
                <w:color w:val="0B2B4E"/>
                <w:sz w:val="24"/>
                <w:u w:val="none"/>
              </w:rPr>
              <w:t>Low Ad Rate</w:t>
            </w:r>
          </w:p>
        </w:tc>
        <w:tc>
          <w:tcPr>
            <w:tcW w:type="dxa" w:w="2520"/>
            <w:tcMar>
              <w:top w:w="86" w:type="dxa"/>
              <w:start w:w="144" w:type="dxa"/>
              <w:bottom w:w="86" w:type="dxa"/>
              <w:end w:w="144" w:type="dxa"/>
            </w:tcMar>
            <w:shd w:val="clear" w:color="auto" w:fill="FFFFFF"/>
            <w:tcBorders>
              <w:top w:val="single" w:sz="12" w:color="0B2B4E"/>
              <w:start w:val="single" w:sz="12" w:color="0B2B4E"/>
              <w:bottom w:val="single" w:sz="12" w:color="0B2B4E"/>
              <w:end w:val="single" w:sz="12" w:color="0B2B4E"/>
            </w:tcBorders>
          </w:tcPr>
          <w:p>
            <w:pPr>
              <w:spacing w:before="60" w:after="60"/>
              <w:jc w:val="center"/>
            </w:pPr>
            <w:r>
              <w:rPr>
                <w:rFonts w:ascii="Calibri" w:hAnsi="Calibri" w:eastAsia="Calibri" w:cs="Calibri"/>
                <w:b/>
                <w:i w:val="0"/>
                <w:color w:val="0070C0"/>
                <w:sz w:val="24"/>
                <w:u w:val="single"/>
              </w:rPr>
              <w:t>26</w:t>
            </w:r>
            <w:r>
              <w:rPr>
                <w:rFonts w:ascii="Calibri" w:hAnsi="Calibri" w:eastAsia="Calibri" w:cs="Calibri"/>
                <w:b w:val="0"/>
                <w:i w:val="0"/>
                <w:color w:val="0B2B4E"/>
                <w:sz w:val="24"/>
                <w:u w:val="none"/>
              </w:rPr>
              <w:t xml:space="preserve">  ,  </w:t>
            </w:r>
            <w:r>
              <w:rPr>
                <w:rFonts w:ascii="Calibri" w:hAnsi="Calibri" w:eastAsia="Calibri" w:cs="Calibri"/>
                <w:b/>
                <w:i w:val="0"/>
                <w:color w:val="E09F3E"/>
                <w:sz w:val="24"/>
                <w:u w:val="none"/>
              </w:rPr>
              <w:t>12</w:t>
            </w:r>
          </w:p>
        </w:tc>
        <w:tc>
          <w:tcPr>
            <w:tcW w:type="dxa" w:w="2520"/>
            <w:tcMar>
              <w:top w:w="86" w:type="dxa"/>
              <w:start w:w="144" w:type="dxa"/>
              <w:bottom w:w="86" w:type="dxa"/>
              <w:end w:w="144" w:type="dxa"/>
            </w:tcMar>
            <w:shd w:val="clear" w:color="auto" w:fill="F6E8C9"/>
            <w:tcBorders>
              <w:top w:val="single" w:sz="12" w:color="0B2B4E"/>
              <w:start w:val="single" w:sz="12" w:color="0B2B4E"/>
              <w:bottom w:val="single" w:sz="12" w:color="0B2B4E"/>
              <w:end w:val="single" w:sz="12" w:color="0B2B4E"/>
            </w:tcBorders>
          </w:tcPr>
          <w:p>
            <w:pPr>
              <w:spacing w:before="60" w:after="60"/>
              <w:jc w:val="center"/>
            </w:pPr>
            <w:r>
              <w:rPr>
                <w:rFonts w:ascii="Calibri" w:hAnsi="Calibri" w:eastAsia="Calibri" w:cs="Calibri"/>
                <w:b/>
                <w:i w:val="0"/>
                <w:color w:val="0070C0"/>
                <w:sz w:val="24"/>
                <w:u w:val="single"/>
              </w:rPr>
              <w:t>15</w:t>
            </w:r>
            <w:r>
              <w:rPr>
                <w:rFonts w:ascii="Calibri" w:hAnsi="Calibri" w:eastAsia="Calibri" w:cs="Calibri"/>
                <w:b w:val="0"/>
                <w:i w:val="0"/>
                <w:color w:val="0B2B4E"/>
                <w:sz w:val="24"/>
                <w:u w:val="none"/>
              </w:rPr>
              <w:t xml:space="preserve">  ,  </w:t>
            </w:r>
            <w:r>
              <w:rPr>
                <w:rFonts w:ascii="Calibri" w:hAnsi="Calibri" w:eastAsia="Calibri" w:cs="Calibri"/>
                <w:b/>
                <w:i w:val="0"/>
                <w:color w:val="E09F3E"/>
                <w:sz w:val="24"/>
                <w:u w:val="single"/>
              </w:rPr>
              <w:t>15</w:t>
            </w:r>
          </w:p>
        </w:tc>
      </w:tr>
    </w:tbl>
    <w:p>
      <w:pPr>
        <w:spacing w:before="100" w:after="160"/>
        <w:jc w:val="center"/>
      </w:pPr>
      <w:r>
        <w:rPr>
          <w:rFonts w:ascii="Calibri" w:hAnsi="Calibri" w:eastAsia="Calibri" w:cs="Calibri"/>
          <w:b w:val="0"/>
          <w:i w:val="0"/>
          <w:color w:val="0B2B4E"/>
          <w:sz w:val="20"/>
          <w:u w:val="none"/>
        </w:rPr>
        <w:t>Payoffs to (</w:t>
      </w:r>
      <w:r>
        <w:rPr>
          <w:rFonts w:ascii="Calibri" w:hAnsi="Calibri" w:eastAsia="Calibri" w:cs="Calibri"/>
          <w:b/>
          <w:i w:val="0"/>
          <w:color w:val="0070C0"/>
          <w:sz w:val="20"/>
          <w:u w:val="none"/>
        </w:rPr>
        <w:t>FIRM A</w:t>
      </w:r>
      <w:r>
        <w:rPr>
          <w:rFonts w:ascii="Calibri" w:hAnsi="Calibri" w:eastAsia="Calibri" w:cs="Calibri"/>
          <w:b w:val="0"/>
          <w:i w:val="0"/>
          <w:color w:val="0B2B4E"/>
          <w:sz w:val="20"/>
          <w:u w:val="none"/>
        </w:rPr>
        <w:t xml:space="preserve">, </w:t>
      </w:r>
      <w:r>
        <w:rPr>
          <w:rFonts w:ascii="Calibri" w:hAnsi="Calibri" w:eastAsia="Calibri" w:cs="Calibri"/>
          <w:b/>
          <w:i w:val="0"/>
          <w:color w:val="E09F3E"/>
          <w:sz w:val="20"/>
          <w:u w:val="none"/>
        </w:rPr>
        <w:t>FIRM B</w:t>
      </w:r>
      <w:r>
        <w:rPr>
          <w:rFonts w:ascii="Calibri" w:hAnsi="Calibri" w:eastAsia="Calibri" w:cs="Calibri"/>
          <w:b w:val="0"/>
          <w:i w:val="0"/>
          <w:color w:val="0B2B4E"/>
          <w:sz w:val="20"/>
          <w:u w:val="none"/>
        </w:rPr>
        <w:t>)</w:t>
      </w:r>
    </w:p>
    <w:p>
      <w:pPr>
        <w:spacing w:before="20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The Nash equilibrium of this game is </w:t>
      </w:r>
      <w:r>
        <w:rPr>
          <w:rFonts w:ascii="Calibri" w:hAnsi="Calibri" w:eastAsia="Calibri" w:cs="Calibri"/>
          <w:b/>
          <w:i w:val="0"/>
          <w:u w:val="none"/>
        </w:rPr>
        <w:t>{firm A plays Low Ad Rate, firm B plays Low Ad Rate}</w:t>
      </w:r>
      <w:r>
        <w:rPr>
          <w:rFonts w:ascii="Calibri" w:hAnsi="Calibri" w:eastAsia="Calibri" w:cs="Calibri"/>
          <w:b w:val="0"/>
          <w:i w:val="0"/>
          <w:u w:val="none"/>
        </w:rPr>
        <w:t xml:space="preserve">. The payoff for each firm is </w:t>
      </w:r>
      <w:r>
        <w:rPr>
          <w:rFonts w:ascii="Calibri" w:hAnsi="Calibri" w:eastAsia="Calibri" w:cs="Calibri"/>
          <w:b/>
          <w:i w:val="0"/>
          <w:color w:val="C00000"/>
          <w:u w:val="none"/>
        </w:rPr>
        <w:t>15</w:t>
      </w:r>
      <w:r>
        <w:rPr>
          <w:rFonts w:ascii="Calibri" w:hAnsi="Calibri" w:eastAsia="Calibri" w:cs="Calibri"/>
          <w:b w:val="0"/>
          <w:i w:val="0"/>
          <w:u w:val="none"/>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