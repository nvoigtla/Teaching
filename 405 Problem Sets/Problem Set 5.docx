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eastAsia="Calibri" w:cs="Calibri"/>
          <w:b/>
          <w:i w:val="0"/>
          <w:color w:val="0B2B4E"/>
          <w:sz w:val="40"/>
          <w:u w:val="none"/>
        </w:rPr>
        <w:t>Problem Set 5</w:t>
      </w:r>
    </w:p>
    <w:p>
      <w:pPr>
        <w:tabs>
          <w:tab w:pos="9360" w:val="right"/>
        </w:tabs>
        <w:spacing w:before="0" w:after="180"/>
        <w:pBdr>
          <w:bottom w:val="single" w:sz="18" w:space="6" w:color="E09F3E"/>
        </w:pBdr>
      </w:pPr>
      <w:r>
        <w:rPr>
          <w:rFonts w:ascii="Calibri" w:hAnsi="Calibri" w:eastAsia="Calibri" w:cs="Calibri"/>
          <w:b/>
          <w:i w:val="0"/>
          <w:color w:val="0B2B4E"/>
          <w:sz w:val="26"/>
          <w:u w:val="none"/>
        </w:rPr>
        <w:t>MGMT 405 – Managerial Economics</w:t>
      </w:r>
      <w:r>
        <w:rPr>
          <w:rFonts w:ascii="Calibri" w:hAnsi="Calibri" w:eastAsia="Calibri" w:cs="Calibri"/>
          <w:b w:val="0"/>
          <w:i w:val="0"/>
          <w:u w:val="none"/>
        </w:rPr>
        <w:tab/>
      </w:r>
      <w:r>
        <w:rPr>
          <w:rFonts w:ascii="Calibri" w:hAnsi="Calibri" w:eastAsia="Calibri" w:cs="Calibri"/>
          <w:b/>
          <w:i w:val="0"/>
          <w:color w:val="555B66"/>
          <w:sz w:val="22"/>
          <w:u w:val="none"/>
        </w:rPr>
        <w:t>Prof. Nico Voigtländer</w:t>
      </w:r>
    </w:p>
    <w:p>
      <w:pPr>
        <w:spacing w:before="0" w:after="200"/>
      </w:pPr>
      <w:r>
        <w:rPr>
          <w:rFonts w:ascii="Calibri" w:hAnsi="Calibri" w:eastAsia="Calibri" w:cs="Calibri"/>
          <w:b w:val="0"/>
          <w:i/>
          <w:color w:val="555B66"/>
          <w:sz w:val="21"/>
          <w:u w:val="none"/>
        </w:rPr>
        <w:t>Covers Modules 6 and 7</w:t>
      </w:r>
      <w:r>
        <w:rPr>
          <w:rFonts w:ascii="Calibri" w:hAnsi="Calibri" w:eastAsia="Calibri" w:cs="Calibri"/>
          <w:b w:val="0"/>
          <w:i/>
          <w:color w:val="555B66"/>
          <w:sz w:val="21"/>
          <w:u w:val="none"/>
        </w:rPr>
        <w:t xml:space="preserve">     ·     </w:t>
      </w:r>
      <w:r>
        <w:rPr>
          <w:rFonts w:ascii="Calibri" w:hAnsi="Calibri" w:eastAsia="Calibri" w:cs="Calibri"/>
          <w:b w:val="0"/>
          <w:i/>
          <w:color w:val="555B66"/>
          <w:sz w:val="21"/>
          <w:u w:val="none"/>
        </w:rPr>
        <w:t>Due date: see the Course Calendar on the Class Website</w:t>
      </w:r>
    </w:p>
    <w:p>
      <w:pPr>
        <w:spacing w:before="0" w:after="200"/>
      </w:pPr>
      <w:r>
        <w:rPr>
          <w:rFonts w:ascii="Calibri" w:hAnsi="Calibri" w:eastAsia="Calibri" w:cs="Calibri"/>
          <w:b w:val="0"/>
          <w:i/>
          <w:color w:val="555B66"/>
          <w:sz w:val="21"/>
          <w:u w:val="none"/>
        </w:rPr>
        <w:t>100 points</w:t>
      </w:r>
      <w:ins w:id="900" w:author="Claude (proposed)" w:date="2026-09-06T00:00:00Z">
        <w:r>
          <w:rPr>
            <w:rFonts w:ascii="Calibri" w:hAnsi="Calibri" w:eastAsia="Calibri" w:cs="Calibri"/>
            <w:b w:val="0"/>
            <w:i/>
            <w:color w:val="555B66"/>
            <w:sz w:val="21"/>
            <w:u w:val="none"/>
          </w:rPr>
          <w:t xml:space="preserve">     ·     [Problem 3’s parts add up to 40, not the 35 in its header, so the set currently totals 105.]</w:t>
        </w:r>
      </w:ins>
    </w:p>
    <w:p>
      <w:pPr>
        <w:spacing w:before="100" w:after="0"/>
        <w:jc w:val="center"/>
      </w:pPr>
      <w:r>
        <w:drawing xmlns:a="http://schemas.openxmlformats.org/drawingml/2006/main">
          <wp:inline distT="0" distB="0" distL="0" distR="0">
            <wp:extent cx="5943600" cy="465430"/>
            <wp:effectExtent l="0" t="0" r="76200" b="76200"/>
            <wp:docPr id="501" name="Card 501"/>
            <a:graphic>
              <a:graphicData uri="http://schemas.microsoft.com/office/word/2010/wordprocessingShape">
                <wps:wsp>
                  <wps:cNvSpPr/>
                  <wps:spPr bwMode="auto">
                    <a:xfrm>
                      <a:off x="0" y="0"/>
                      <a:ext cx="5943600" cy="465430"/>
                    </a:xfrm>
                    <a:prstGeom prst="roundRect">
                      <a:avLst>
                        <a:gd name="adj" fmla="val 18000"/>
                      </a:avLst>
                    </a:prstGeom>
                    <a:solidFill>
                      <a:srgbClr val="0B2B4E"/>
                    </a:solidFill>
                    <a:ln w="9525">
                      <a:solidFill>
                        <a:srgbClr val="0B2B4E"/>
                      </a:solidFill>
                    </a:ln>
                    <a:effectLst>
                      <a:outerShdw blurRad="63500" dist="27940" dir="5400000" rotWithShape="0">
                        <a:srgbClr val="000000">
                          <a:alpha val="30000"/>
                        </a:srgbClr>
                      </a:outerShdw>
                    </a:effectLst>
                  </wps:spPr>
                  <wps:txbx>
                    <w:txbxContent>
                      <w:p>
                        <w:pPr>
                          <w:spacing w:before="0" w:after="0"/>
                          <w:jc w:val="center"/>
                        </w:pPr>
                        <w:r>
                          <w:rPr>
                            <w:rFonts w:ascii="Calibri" w:hAnsi="Calibri" w:eastAsia="Calibri" w:cs="Calibri"/>
                            <w:b w:val="0"/>
                            <w:i w:val="0"/>
                            <w:color w:val="FFFFFF"/>
                            <w:sz w:val="20"/>
                            <w:u w:val="none"/>
                          </w:rPr>
                          <w:t xml:space="preserve">Please upload </w:t>
                        </w:r>
                        <w:r>
                          <w:rPr>
                            <w:rFonts w:ascii="Calibri" w:hAnsi="Calibri" w:eastAsia="Calibri" w:cs="Calibri"/>
                            <w:b w:val="0"/>
                            <w:i w:val="0"/>
                            <w:color w:val="FFFFFF"/>
                            <w:sz w:val="20"/>
                            <w:u w:val="single"/>
                          </w:rPr>
                          <w:t>one</w:t>
                        </w:r>
                        <w:r>
                          <w:rPr>
                            <w:rFonts w:ascii="Calibri" w:hAnsi="Calibri" w:eastAsia="Calibri" w:cs="Calibri"/>
                            <w:b w:val="0"/>
                            <w:i w:val="0"/>
                            <w:color w:val="FFFFFF"/>
                            <w:sz w:val="20"/>
                            <w:u w:val="none"/>
                          </w:rPr>
                          <w:t xml:space="preserve"> solution per group on the course BruinLearn site or email the group solution to the TA.</w:t>
                        </w:r>
                      </w:p>
                      <w:p>
                        <w:pPr>
                          <w:spacing w:before="0" w:after="0"/>
                          <w:jc w:val="center"/>
                        </w:pPr>
                        <w:r>
                          <w:rPr>
                            <w:rFonts w:ascii="Calibri" w:hAnsi="Calibri" w:eastAsia="Calibri" w:cs="Calibri"/>
                            <w:b/>
                            <w:i w:val="0"/>
                            <w:color w:val="FFFFFF"/>
                            <w:sz w:val="20"/>
                            <w:u w:val="none"/>
                          </w:rPr>
                          <w:t>Please address all questions about this Problem Set to the TA Rafael Macedo</w:t>
                        </w:r>
                      </w:p>
                    </w:txbxContent>
                  </wps:txbx>
                  <wps:bodyPr rot="0" vert="horz" wrap="square" lIns="109728" tIns="54864" rIns="109728" bIns="54864" anchor="t" anchorCtr="0">
                    <a:noAutofit/>
                  </wps:bodyPr>
                </wps:wsp>
              </a:graphicData>
            </a:graphic>
          </wp:inline>
        </w:drawing>
      </w:r>
    </w:p>
    <w:p>
      <w:pPr>
        <w:spacing w:before="120" w:after="120"/>
        <w:jc w:val="center"/>
      </w:pPr>
      <w:r>
        <w:drawing xmlns:a="http://schemas.openxmlformats.org/drawingml/2006/main">
          <wp:inline distT="0" distB="0" distL="0" distR="0">
            <wp:extent cx="5943600" cy="1771650"/>
            <wp:effectExtent l="0" t="0" r="76200" b="76200"/>
            <wp:docPr id="502" name="Card 502"/>
            <a:graphic>
              <a:graphicData uri="http://schemas.microsoft.com/office/word/2010/wordprocessingShape">
                <wps:wsp>
                  <wps:cNvSpPr/>
                  <wps:spPr bwMode="auto">
                    <a:xfrm>
                      <a:off x="0" y="0"/>
                      <a:ext cx="5943600" cy="1771650"/>
                    </a:xfrm>
                    <a:prstGeom prst="roundRect">
                      <a:avLst>
                        <a:gd name="adj" fmla="val 5677"/>
                      </a:avLst>
                    </a:prstGeom>
                    <a:solidFill>
                      <a:srgbClr val="FDF6E6"/>
                    </a:solidFill>
                    <a:ln w="9525">
                      <a:solidFill>
                        <a:srgbClr val="0B2B4E"/>
                      </a:solidFill>
                    </a:ln>
                    <a:effectLst>
                      <a:outerShdw blurRad="63500" dist="27940" dir="5400000" rotWithShape="0">
                        <a:srgbClr val="000000">
                          <a:alpha val="30000"/>
                        </a:srgbClr>
                      </a:outerShdw>
                    </a:effectLst>
                  </wps:spPr>
                  <wps:txbx>
                    <w:txbxContent>
                      <w:p>
                        <w:pPr>
                          <w:spacing w:before="0" w:after="0"/>
                          <w:jc w:val="center"/>
                        </w:pPr>
                        <w:r>
                          <w:rPr>
                            <w:rFonts w:ascii="Calibri" w:hAnsi="Calibri" w:eastAsia="Calibri" w:cs="Calibri"/>
                            <w:b/>
                            <w:i/>
                            <w:color w:val="C00000"/>
                            <w:sz w:val="21"/>
                            <w:u w:val="none"/>
                          </w:rPr>
                          <w:t>Important information, please read carefully</w:t>
                        </w:r>
                      </w:p>
                      <w:p>
                        <w:pPr>
                          <w:spacing w:before="120" w:after="0"/>
                          <w:jc w:val="both"/>
                        </w:pPr>
                        <w:r>
                          <w:rPr>
                            <w:rFonts w:ascii="Calibri" w:hAnsi="Calibri" w:eastAsia="Calibri" w:cs="Calibri"/>
                            <w:b/>
                            <w:i w:val="0"/>
                            <w:color w:val="0B2B4E"/>
                            <w:sz w:val="21"/>
                            <w:u w:val="none"/>
                          </w:rPr>
                          <w:t xml:space="preserve">AI tools policy for problem sets: </w:t>
                        </w:r>
                        <w:r>
                          <w:rPr>
                            <w:rFonts w:ascii="Calibri" w:hAnsi="Calibri" w:eastAsia="Calibri" w:cs="Calibri"/>
                            <w:b w:val="0"/>
                            <w:i w:val="0"/>
                            <w:color w:val="0B2B4E"/>
                            <w:sz w:val="21"/>
                            <w:u w:val="none"/>
                          </w:rPr>
                          <w:t>For problem sets, you may use AI tools (e.g. ChatGPT) to help brainstorm or to revise existing work you have written. When you submit your problem set, we expect you to clearly attribute what text was generated by the AI tool (e.g., AI-generated text appears in a different colored font, quoted directly in the text, or use an in-text parenthetical citation). We will screen for undisclosed AI-generated content using advanced AI-detection programs. While AI tools can provide helpful insights, we want you to think critically about the information you receive. Think of AI tools as a study partner who can help you dive deeper into the concepts behind each problem set exercise. You will have to prove your understanding in the midterm and final exams, where the use of AI tools will be prohibited.</w:t>
                        </w:r>
                      </w:p>
                    </w:txbxContent>
                  </wps:txbx>
                  <wps:bodyPr rot="0" vert="horz" wrap="square" lIns="109728" tIns="54864" rIns="109728" bIns="54864" anchor="t" anchorCtr="0">
                    <a:noAutofit/>
                  </wps:bodyPr>
                </wps:wsp>
              </a:graphicData>
            </a:graphic>
          </wp:inline>
        </w:drawing>
      </w:r>
    </w:p>
    <w:p>
      <w:pPr>
        <w:keepNext/>
        <w:tabs>
          <w:tab w:pos="9360" w:val="right"/>
        </w:tabs>
        <w:spacing w:before="280" w:after="80"/>
        <w:pBdr>
          <w:bottom w:val="single" w:sz="6" w:space="2" w:color="C8CDD3"/>
        </w:pBdr>
      </w:pPr>
      <w:r>
        <w:rPr>
          <w:rFonts w:ascii="Calibri" w:hAnsi="Calibri" w:eastAsia="Calibri" w:cs="Calibri"/>
          <w:b/>
          <w:i w:val="0"/>
          <w:color w:val="0B2B4E"/>
          <w:sz w:val="26"/>
          <w:u w:val="none"/>
        </w:rPr>
        <w:t>Problem 1.  Pricing in the Market for Air Taxis</w:t>
      </w:r>
      <w:r>
        <w:rPr>
          <w:rFonts w:ascii="Calibri" w:hAnsi="Calibri" w:eastAsia="Calibri" w:cs="Calibri"/>
          <w:b w:val="0"/>
          <w:i w:val="0"/>
          <w:u w:val="none"/>
        </w:rPr>
        <w:tab/>
      </w:r>
      <w:r>
        <w:rPr>
          <w:rFonts w:ascii="Calibri" w:hAnsi="Calibri" w:eastAsia="Calibri" w:cs="Calibri"/>
          <w:b/>
          <w:i w:val="0"/>
          <w:color w:val="E09F3E"/>
          <w:sz w:val="22"/>
          <w:u w:val="none"/>
        </w:rPr>
        <w:t>(20 points)</w:t>
      </w:r>
    </w:p>
    <w:p>
      <w:pPr>
        <w:keepNext/>
        <w:spacing w:before="0" w:after="100"/>
      </w:pPr>
      <w:r>
        <w:rPr>
          <w:rFonts w:ascii="Calibri" w:hAnsi="Calibri" w:eastAsia="Calibri" w:cs="Calibri"/>
          <w:b w:val="0"/>
          <w:i/>
          <w:color w:val="555B66"/>
          <w:sz w:val="19"/>
          <w:u w:val="none"/>
        </w:rPr>
        <w:t>Draws on:  Module 6 – Complex Pricing (willingness to pay, versioning)</w:t>
      </w:r>
    </w:p>
    <w:p>
      <w:pPr>
        <w:spacing w:before="0" w:after="180"/>
        <w:jc w:val="both"/>
      </w:pPr>
      <w:r>
        <w:rPr>
          <w:rFonts w:ascii="Calibri" w:hAnsi="Calibri" w:eastAsia="Calibri" w:cs="Calibri"/>
          <w:b w:val="0"/>
          <w:i w:val="0"/>
          <w:sz w:val="22"/>
          <w:u w:val="none"/>
        </w:rPr>
        <w:t>The market for short-distance transportation may be facing a technological disruption with the imminent arrival of air taxis. Joby Aviation, Inc., a key player in this market, is consulting your advice on potential future pricing strategies. Joby explicitly states their preference for adopting a pricing model based on per-trip rates rather than a membership or flat fee.</w:t>
      </w:r>
    </w:p>
    <w:p>
      <w:pPr>
        <w:spacing w:before="0" w:after="180"/>
        <w:jc w:val="both"/>
      </w:pPr>
      <w:r>
        <w:rPr>
          <w:rFonts w:ascii="Calibri" w:hAnsi="Calibri" w:eastAsia="Calibri" w:cs="Calibri"/>
          <w:b w:val="0"/>
          <w:i w:val="0"/>
          <w:sz w:val="22"/>
          <w:u w:val="none"/>
        </w:rPr>
        <w:t>Consider the commute from LAX airport to downtown L.A. Typically this commute takes an average of 40 minutes with a regular taxi and costs $50. In contrast, an air taxi would reach the same destination in just 10 minutes.</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(4 points)  </w:t>
      </w:r>
      <w:r>
        <w:rPr>
          <w:rFonts w:ascii="Calibri" w:hAnsi="Calibri" w:eastAsia="Calibri" w:cs="Calibri"/>
          <w:b w:val="0"/>
          <w:i w:val="0"/>
          <w:u w:val="none"/>
        </w:rPr>
        <w:t>Joby targets marginal costs of $3 per mile. Provide an estimate of marginal costs (MC) for the trip. You should justify your assumptions and supply references when appropriate.</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(10 points)  </w:t>
      </w:r>
      <w:r>
        <w:rPr>
          <w:rFonts w:ascii="Calibri" w:hAnsi="Calibri" w:eastAsia="Calibri" w:cs="Calibri"/>
          <w:b w:val="0"/>
          <w:i w:val="0"/>
          <w:u w:val="none"/>
        </w:rPr>
        <w:t>Let us approximate a linear demand curve for this particular trip, on a daily basis. Imagine a typical day with a potential customer base of 1,000 passengers, all of whom would otherwise opt for a regular taxi. These passengers can be categorized into four distinct types:</w:t>
      </w:r>
    </w:p>
    <w:p>
      <w:pPr>
        <w:spacing w:before="40" w:after="40"/>
        <w:ind w:left="922" w:hanging="259"/>
      </w:pPr>
      <w:r>
        <w:rPr>
          <w:rFonts w:ascii="Calibri" w:hAnsi="Calibri" w:eastAsia="Calibri" w:cs="Calibri"/>
          <w:b w:val="0"/>
          <w:i w:val="0"/>
          <w:color w:val="0B2B4E"/>
          <w:u w:val="none"/>
        </w:rPr>
        <w:t xml:space="preserve">•  </w:t>
      </w:r>
      <w:r>
        <w:rPr>
          <w:rFonts w:ascii="Calibri" w:hAnsi="Calibri" w:eastAsia="Calibri" w:cs="Calibri"/>
          <w:b w:val="0"/>
          <w:i w:val="0"/>
          <w:u w:val="none"/>
        </w:rPr>
        <w:t>400 CEOs with tight business schedules,</w:t>
      </w:r>
    </w:p>
    <w:p>
      <w:pPr>
        <w:spacing w:before="40" w:after="40"/>
        <w:ind w:left="922" w:hanging="259"/>
      </w:pPr>
      <w:r>
        <w:rPr>
          <w:rFonts w:ascii="Calibri" w:hAnsi="Calibri" w:eastAsia="Calibri" w:cs="Calibri"/>
          <w:b w:val="0"/>
          <w:i w:val="0"/>
          <w:color w:val="0B2B4E"/>
          <w:u w:val="none"/>
        </w:rPr>
        <w:t xml:space="preserve">•  </w:t>
      </w:r>
      <w:r>
        <w:rPr>
          <w:rFonts w:ascii="Calibri" w:hAnsi="Calibri" w:eastAsia="Calibri" w:cs="Calibri"/>
          <w:b w:val="0"/>
          <w:i w:val="0"/>
          <w:u w:val="none"/>
        </w:rPr>
        <w:t>300 other business travelers with greater flexibility in their time,</w:t>
      </w:r>
    </w:p>
    <w:p>
      <w:pPr>
        <w:spacing w:before="40" w:after="40"/>
        <w:ind w:left="922" w:hanging="259"/>
      </w:pPr>
      <w:r>
        <w:rPr>
          <w:rFonts w:ascii="Calibri" w:hAnsi="Calibri" w:eastAsia="Calibri" w:cs="Calibri"/>
          <w:b w:val="0"/>
          <w:i w:val="0"/>
          <w:color w:val="0B2B4E"/>
          <w:u w:val="none"/>
        </w:rPr>
        <w:t xml:space="preserve">•  </w:t>
      </w:r>
      <w:r>
        <w:rPr>
          <w:rFonts w:ascii="Calibri" w:hAnsi="Calibri" w:eastAsia="Calibri" w:cs="Calibri"/>
          <w:b w:val="0"/>
          <w:i w:val="0"/>
          <w:u w:val="none"/>
        </w:rPr>
        <w:t>200 tourists who plan to do city tours, and</w:t>
      </w:r>
    </w:p>
    <w:p>
      <w:pPr>
        <w:spacing w:before="40" w:after="40"/>
        <w:ind w:left="922" w:hanging="259"/>
      </w:pPr>
      <w:r>
        <w:rPr>
          <w:rFonts w:ascii="Calibri" w:hAnsi="Calibri" w:eastAsia="Calibri" w:cs="Calibri"/>
          <w:b w:val="0"/>
          <w:i w:val="0"/>
          <w:color w:val="0B2B4E"/>
          <w:u w:val="none"/>
        </w:rPr>
        <w:t xml:space="preserve">•  </w:t>
      </w:r>
      <w:r>
        <w:rPr>
          <w:rFonts w:ascii="Calibri" w:hAnsi="Calibri" w:eastAsia="Calibri" w:cs="Calibri"/>
          <w:b w:val="0"/>
          <w:i w:val="0"/>
          <w:u w:val="none"/>
        </w:rPr>
        <w:t>100 students who are very flexible with their time.</w:t>
      </w:r>
    </w:p>
    <w:p>
      <w:pPr>
        <w:spacing w:before="120" w:after="180"/>
        <w:ind w:left="432"/>
        <w:jc w:val="both"/>
      </w:pPr>
      <w:r>
        <w:rPr>
          <w:rFonts w:ascii="Calibri" w:hAnsi="Calibri" w:eastAsia="Calibri" w:cs="Calibri"/>
          <w:b w:val="0"/>
          <w:i w:val="0"/>
          <w:sz w:val="22"/>
          <w:u w:val="none"/>
        </w:rPr>
        <w:t>For each of these four passenger types, estimate the average willingness to pay for the trip and then plot these values in a graph. The graph should display dollars per ride on the y-axis and the number of passengers on the x-axis (ranging from 0 to 1,000). Connect the estimated data points into an approximately linear demand curve. Sketch the marginal revenue, the marginal costs and the optimal price (no computation required).</w:t>
      </w:r>
    </w:p>
    <w:p>
      <w:pPr>
        <w:spacing w:before="140" w:after="140"/>
        <w:jc w:val="center"/>
      </w:pPr>
      <w:r>
        <w:drawing xmlns:a="http://schemas.openxmlformats.org/drawingml/2006/main">
          <wp:inline distT="0" distB="0" distL="0" distR="0">
            <wp:extent cx="5943600" cy="861060"/>
            <wp:effectExtent l="0" t="0" r="76200" b="76200"/>
            <wp:docPr id="503" name="Card 503"/>
            <a:graphic>
              <a:graphicData uri="http://schemas.microsoft.com/office/word/2010/wordprocessingShape">
                <wps:wsp>
                  <wps:cNvSpPr/>
                  <wps:spPr bwMode="auto">
                    <a:xfrm>
                      <a:off x="0" y="0"/>
                      <a:ext cx="5943600" cy="861060"/>
                    </a:xfrm>
                    <a:prstGeom prst="roundRect">
                      <a:avLst>
                        <a:gd name="adj" fmla="val 11681"/>
                      </a:avLst>
                    </a:prstGeom>
                    <a:solidFill>
                      <a:srgbClr val="FDF6E6"/>
                    </a:solidFill>
                    <a:ln w="9525">
                      <a:solidFill>
                        <a:srgbClr val="0B2B4E"/>
                      </a:solidFill>
                    </a:ln>
                    <a:effectLst>
                      <a:outerShdw blurRad="63500" dist="27940" dir="5400000" rotWithShape="0">
                        <a:srgbClr val="000000">
                          <a:alpha val="30000"/>
                        </a:srgbClr>
                      </a:outerShdw>
                    </a:effectLst>
                  </wps:spPr>
                  <wps:txbx>
                    <w:txbxContent>
                      <w:p>
                        <w:pPr>
                          <w:spacing w:before="0" w:after="0"/>
                          <w:jc w:val="both"/>
                        </w:pPr>
                        <w:r>
                          <w:rPr>
                            <w:rFonts w:ascii="Calibri" w:hAnsi="Calibri" w:eastAsia="Calibri" w:cs="Calibri"/>
                            <w:b/>
                            <w:i w:val="0"/>
                            <w:color w:val="0B2B4E"/>
                            <w:sz w:val="21"/>
                            <w:u w:val="none"/>
                          </w:rPr>
                          <w:t xml:space="preserve">Hint:  </w:t>
                        </w:r>
                        <w:r>
                          <w:rPr>
                            <w:rFonts w:ascii="Calibri" w:hAnsi="Calibri" w:eastAsia="Calibri" w:cs="Calibri"/>
                            <w:b w:val="0"/>
                            <w:i w:val="0"/>
                            <w:color w:val="0B2B4E"/>
                            <w:sz w:val="21"/>
                            <w:u w:val="none"/>
                          </w:rPr>
                          <w:t>Relate the willingness to pay to the opportunity cost of time. For each type of customer, provide (and justify) assumptions regarding their willingness to pay for the time saved if they use an air instead of a regular taxi — that is, their willingness to pay for the air taxi should not be smaller than $50.</w:t>
                        </w:r>
                      </w:p>
                    </w:txbxContent>
                  </wps:txbx>
                  <wps:bodyPr rot="0" vert="horz" wrap="square" lIns="109728" tIns="54864" rIns="109728" bIns="54864" anchor="t" anchorCtr="0">
                    <a:noAutofit/>
                  </wps:bodyPr>
                </wps:wsp>
              </a:graphicData>
            </a:graphic>
          </wp:inline>
        </w:drawing>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(6 points)  </w:t>
      </w:r>
      <w:r>
        <w:rPr>
          <w:rFonts w:ascii="Calibri" w:hAnsi="Calibri" w:eastAsia="Calibri" w:cs="Calibri"/>
          <w:b w:val="0"/>
          <w:i w:val="0"/>
          <w:u w:val="none"/>
        </w:rPr>
        <w:t>Suppose Joby would like to extract more surplus from the different passenger types but cannot differentiate between them. Give an example of a pricing strategy that could incentivize the different passengers to pay different prices.</w:t>
      </w:r>
      <w:r>
        <w:rPr>
          <w:rFonts w:ascii="Calibri" w:hAnsi="Calibri" w:eastAsia="Calibri" w:cs="Calibri"/>
          <w:b w:val="0"/>
          <w:i/>
          <w:u w:val="none"/>
        </w:rPr>
        <w:t xml:space="preserve">  [No computation required. A simple description suffices. You may use AI tools to produce graphs if it helps you illustrate your argument.]</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2.  Two-Part Pricing</w:t>
      </w:r>
      <w:r>
        <w:rPr>
          <w:rFonts w:ascii="Calibri" w:hAnsi="Calibri" w:eastAsia="Calibri" w:cs="Calibri"/>
          <w:b w:val="0"/>
          <w:i w:val="0"/>
          <w:u w:val="none"/>
        </w:rPr>
        <w:tab/>
      </w:r>
      <w:r>
        <w:rPr>
          <w:rFonts w:ascii="Calibri" w:hAnsi="Calibri" w:eastAsia="Calibri" w:cs="Calibri"/>
          <w:b/>
          <w:i w:val="0"/>
          <w:color w:val="E09F3E"/>
          <w:sz w:val="22"/>
          <w:u w:val="none"/>
        </w:rPr>
        <w:t>(30 points)</w:t>
      </w:r>
    </w:p>
    <w:p>
      <w:pPr>
        <w:keepNext/>
        <w:spacing w:before="0" w:after="100"/>
      </w:pPr>
      <w:r>
        <w:rPr>
          <w:rFonts w:ascii="Calibri" w:hAnsi="Calibri" w:eastAsia="Calibri" w:cs="Calibri"/>
          <w:b w:val="0"/>
          <w:i/>
          <w:color w:val="555B66"/>
          <w:sz w:val="19"/>
          <w:u w:val="none"/>
        </w:rPr>
        <w:t>Draws on:  Module 6 – Complex Pricing (two-part tariffs, segment pricing)</w:t>
      </w:r>
    </w:p>
    <w:p>
      <w:pPr>
        <w:spacing w:before="0" w:after="180"/>
        <w:jc w:val="both"/>
      </w:pPr>
      <w:r>
        <w:rPr>
          <w:rFonts w:ascii="Calibri" w:hAnsi="Calibri" w:eastAsia="Calibri" w:cs="Calibri"/>
          <w:b w:val="0"/>
          <w:i w:val="0"/>
          <w:sz w:val="22"/>
          <w:u w:val="none"/>
        </w:rPr>
        <w:t>You are an executive for a company that rents out server space on super computers. Your firm has two types of potential customers: businesses and academic researchers.</w:t>
      </w:r>
    </w:p>
    <w:p>
      <w:pPr>
        <w:spacing w:before="0" w:after="40"/>
        <w:jc w:val="both"/>
      </w:pPr>
      <w:r>
        <w:rPr>
          <w:rFonts w:ascii="Calibri" w:hAnsi="Calibri" w:eastAsia="Calibri" w:cs="Calibri"/>
          <w:b w:val="0"/>
          <w:i w:val="0"/>
          <w:u w:val="none"/>
        </w:rPr>
        <w:t xml:space="preserve">A typical business customer has the demand function </w:t>
      </w:r>
      <m:oMath>
        <m:r>
          <w:rPr>
            <w:rFonts w:ascii="Cambria Math" w:hAnsi="Cambria Math"/>
          </w:rPr>
          <m:t xml:space="preserve">Q</m:t>
        </m:r>
        <m:r>
          <w:rPr>
            <w:rFonts w:ascii="Cambria Math" w:hAnsi="Cambria Math"/>
          </w:rPr>
          <m:t xml:space="preserve">=</m:t>
        </m:r>
        <m:r>
          <w:rPr>
            <w:rFonts w:ascii="Cambria Math" w:hAnsi="Cambria Math"/>
          </w:rPr>
          <m:t xml:space="preserve">10</m:t>
        </m:r>
        <m:r>
          <w:rPr>
            <w:rFonts w:ascii="Cambria Math" w:hAnsi="Cambria Math"/>
          </w:rPr>
          <m:t xml:space="preserve">−</m:t>
        </m:r>
        <m:r>
          <w:rPr>
            <w:rFonts w:ascii="Cambria Math" w:hAnsi="Cambria Math"/>
          </w:rPr>
          <m:t xml:space="preserve">P</m:t>
        </m:r>
      </m:oMath>
      <w:r>
        <w:rPr>
          <w:rFonts w:ascii="Calibri" w:hAnsi="Calibri" w:eastAsia="Calibri" w:cs="Calibri"/>
          <w:b w:val="0"/>
          <w:i w:val="0"/>
          <w:u w:val="none"/>
        </w:rPr>
        <w:t xml:space="preserve">, where </w:t>
      </w:r>
      <w:r>
        <w:rPr>
          <w:rFonts w:ascii="Calibri" w:hAnsi="Calibri" w:eastAsia="Calibri" w:cs="Calibri"/>
          <w:b w:val="0"/>
          <w:i/>
          <w:u w:val="none"/>
        </w:rPr>
        <w:t>Q</w:t>
      </w:r>
      <w:r>
        <w:rPr>
          <w:rFonts w:ascii="Calibri" w:hAnsi="Calibri" w:eastAsia="Calibri" w:cs="Calibri"/>
          <w:b w:val="0"/>
          <w:i w:val="0"/>
          <w:u w:val="none"/>
        </w:rPr>
        <w:t xml:space="preserve"> is in days of computing power used per month. The typical academic customer has the demand </w:t>
      </w:r>
      <m:oMath>
        <m:r>
          <w:rPr>
            <w:rFonts w:ascii="Cambria Math" w:hAnsi="Cambria Math"/>
          </w:rPr>
          <m:t xml:space="preserve">Q</m:t>
        </m:r>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P</m:t>
        </m:r>
      </m:oMath>
      <w:r>
        <w:rPr>
          <w:rFonts w:ascii="Calibri" w:hAnsi="Calibri" w:eastAsia="Calibri" w:cs="Calibri"/>
          <w:b w:val="0"/>
          <w:i w:val="0"/>
          <w:u w:val="none"/>
        </w:rPr>
        <w:t>. The marginal cost of additional computing is $2 per day, regardless of volume. Assume that fixed costs are zero. You are charging a two-part tariff with a monthly subscription fee (</w:t>
      </w:r>
      <w:r>
        <w:rPr>
          <w:rFonts w:ascii="Calibri" w:hAnsi="Calibri" w:eastAsia="Calibri" w:cs="Calibri"/>
          <w:b w:val="0"/>
          <w:i/>
          <w:u w:val="none"/>
        </w:rPr>
        <w:t>F</w:t>
      </w:r>
      <w:r>
        <w:rPr>
          <w:rFonts w:ascii="Calibri" w:hAnsi="Calibri" w:eastAsia="Calibri" w:cs="Calibri"/>
          <w:b w:val="0"/>
          <w:i w:val="0"/>
          <w:u w:val="none"/>
        </w:rPr>
        <w:t>) and a usage price per day (</w:t>
      </w:r>
      <w:r>
        <w:rPr>
          <w:rFonts w:ascii="Calibri" w:hAnsi="Calibri" w:eastAsia="Calibri" w:cs="Calibri"/>
          <w:b w:val="0"/>
          <w:i/>
          <w:u w:val="none"/>
        </w:rPr>
        <w:t>P</w:t>
      </w:r>
      <w:r>
        <w:rPr>
          <w:rFonts w:ascii="Calibri" w:hAnsi="Calibri" w:eastAsia="Calibri" w:cs="Calibri"/>
          <w:b w:val="0"/>
          <w:i w:val="0"/>
          <w:u w:val="none"/>
        </w:rPr>
        <w:t>).</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(8 points)  </w:t>
      </w:r>
      <w:r>
        <w:rPr>
          <w:rFonts w:ascii="Calibri" w:hAnsi="Calibri" w:eastAsia="Calibri" w:cs="Calibri"/>
          <w:b w:val="0"/>
          <w:i w:val="0"/>
          <w:u w:val="none"/>
        </w:rPr>
        <w:t>What subscription fee and usage price would you charge for business customers? What would be your profits from a typical business customer?</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(6 points)  </w:t>
      </w:r>
      <w:r>
        <w:rPr>
          <w:rFonts w:ascii="Calibri" w:hAnsi="Calibri" w:eastAsia="Calibri" w:cs="Calibri"/>
          <w:b w:val="0"/>
          <w:i w:val="0"/>
          <w:u w:val="none"/>
        </w:rPr>
        <w:t>Suppose you are initially only offering the business option (that is, at the F and P computed in (a)). Would a typical academic customer buy that option? Why or why not? Hint: compute the consumer surplus of academic users under the pricing scheme for business customers.</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After taking a class on complex pricing, you create a special deal for people who can show proof of an academic affiliation. What F and P would you charge for academic customers? What would be your profits from a typical academic customer?</w:t>
      </w:r>
    </w:p>
    <w:p>
      <w:pPr>
        <w:spacing w:before="120" w:after="60"/>
        <w:ind w:left="432" w:hanging="432"/>
        <w:jc w:val="both"/>
      </w:pPr>
      <w:r>
        <w:rPr>
          <w:rFonts w:ascii="Calibri" w:hAnsi="Calibri" w:eastAsia="Calibri" w:cs="Calibri"/>
          <w:b/>
          <w:i w:val="0"/>
          <w:color w:val="0B2B4E"/>
          <w:sz w:val="22"/>
          <w:u w:val="none"/>
        </w:rPr>
        <w:t xml:space="preserve">(d)  </w:t>
      </w:r>
      <w:r>
        <w:rPr>
          <w:rFonts w:ascii="Calibri" w:hAnsi="Calibri" w:eastAsia="Calibri" w:cs="Calibri"/>
          <w:b/>
          <w:i w:val="0"/>
          <w:color w:val="E09F3E"/>
          <w:sz w:val="21"/>
          <w:u w:val="none"/>
        </w:rPr>
        <w:t xml:space="preserve">(4 points)  </w:t>
      </w:r>
      <w:r>
        <w:rPr>
          <w:rFonts w:ascii="Calibri" w:hAnsi="Calibri" w:eastAsia="Calibri" w:cs="Calibri"/>
          <w:b w:val="0"/>
          <w:i w:val="0"/>
          <w:u w:val="none"/>
        </w:rPr>
        <w:t>Which two complex pricing strategies does your new pricing scheme combine?</w:t>
      </w:r>
    </w:p>
    <w:p>
      <w:pPr>
        <w:spacing w:before="120" w:after="60"/>
        <w:ind w:left="432" w:hanging="432"/>
        <w:jc w:val="both"/>
      </w:pPr>
      <w:r>
        <w:rPr>
          <w:rFonts w:ascii="Calibri" w:hAnsi="Calibri" w:eastAsia="Calibri" w:cs="Calibri"/>
          <w:b/>
          <w:i w:val="0"/>
          <w:color w:val="0B2B4E"/>
          <w:sz w:val="22"/>
          <w:u w:val="none"/>
        </w:rPr>
        <w:t xml:space="preserve">(e)  </w:t>
      </w:r>
      <w:r>
        <w:rPr>
          <w:rFonts w:ascii="Calibri" w:hAnsi="Calibri" w:eastAsia="Calibri" w:cs="Calibri"/>
          <w:b/>
          <w:i w:val="0"/>
          <w:color w:val="E09F3E"/>
          <w:sz w:val="21"/>
          <w:u w:val="none"/>
        </w:rPr>
        <w:t xml:space="preserve">(2 points)  </w:t>
      </w:r>
      <w:r>
        <w:rPr>
          <w:rFonts w:ascii="Calibri" w:hAnsi="Calibri" w:eastAsia="Calibri" w:cs="Calibri"/>
          <w:b w:val="0"/>
          <w:i w:val="0"/>
          <w:u w:val="none"/>
        </w:rPr>
        <w:t>If you do not ask for proof of academic affiliation, which problem can arise with your pricing scheme? Hint: what would business customers do if they learned about the academic deal?</w:t>
      </w:r>
    </w:p>
    <w:p>
      <w:pPr>
        <w:spacing w:before="120" w:after="60"/>
        <w:ind w:left="432" w:hanging="432"/>
        <w:jc w:val="both"/>
      </w:pPr>
      <w:r>
        <w:rPr>
          <w:rFonts w:ascii="Calibri" w:hAnsi="Calibri" w:eastAsia="Calibri" w:cs="Calibri"/>
          <w:b/>
          <w:i w:val="0"/>
          <w:color w:val="0B2B4E"/>
          <w:sz w:val="22"/>
          <w:u w:val="none"/>
        </w:rPr>
        <w:t xml:space="preserve">(f)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Give an example of a similar pricing scheme from your work experience or an industry you know closely. Does it face the same problem as the one you described in (e)? If yes, how is it circumvented? If not, why is it not circumvented?</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3.  Duopoly</w:t>
      </w:r>
      <w:r>
        <w:rPr>
          <w:rFonts w:ascii="Calibri" w:hAnsi="Calibri" w:eastAsia="Calibri" w:cs="Calibri"/>
          <w:b w:val="0"/>
          <w:i w:val="0"/>
          <w:u w:val="none"/>
        </w:rPr>
        <w:tab/>
      </w:r>
      <w:r>
        <w:rPr>
          <w:rFonts w:ascii="Calibri" w:hAnsi="Calibri" w:eastAsia="Calibri" w:cs="Calibri"/>
          <w:b/>
          <w:i w:val="0"/>
          <w:color w:val="E09F3E"/>
          <w:sz w:val="22"/>
          <w:u w:val="none"/>
        </w:rPr>
        <w:t>(35 points)</w:t>
      </w:r>
    </w:p>
    <w:p>
      <w:pPr>
        <w:keepNext/>
        <w:spacing w:before="0" w:after="100"/>
      </w:pPr>
      <w:r>
        <w:rPr>
          <w:rFonts w:ascii="Calibri" w:hAnsi="Calibri" w:eastAsia="Calibri" w:cs="Calibri"/>
          <w:b w:val="0"/>
          <w:i/>
          <w:color w:val="555B66"/>
          <w:sz w:val="19"/>
          <w:u w:val="none"/>
        </w:rPr>
        <w:t>Draws on:  Module 7 – Oligopoly (Cournot, Bertrand);  Module 4 – the produce / stop / exit decision</w:t>
      </w:r>
    </w:p>
    <w:p>
      <w:pPr>
        <w:spacing w:before="0" w:after="40"/>
        <w:jc w:val="both"/>
      </w:pPr>
      <w:r>
        <w:rPr>
          <w:rFonts w:ascii="Calibri" w:hAnsi="Calibri" w:eastAsia="Calibri" w:cs="Calibri"/>
          <w:b w:val="0"/>
          <w:i w:val="0"/>
          <w:u w:val="none"/>
        </w:rPr>
        <w:t>Two identical firms produce an identical product, and they are the only firms in this market. Their total annual costs are</w:t>
      </w:r>
    </w:p>
    <w:p>
      <w:pPr>
        <w:spacing w:before="60" w:after="80"/>
      </w:pPr>
      <m:oMathPara>
        <m:oMath>
          <m:sSub>
            <m:sSubPr>
              <m:ctrlPr>
                <w:rPr>
                  <w:rFonts w:ascii="Cambria Math" w:hAnsi="Cambria Math"/>
                  <w:i/>
                </w:rPr>
              </m:ctrlPr>
            </m:sSubPr>
            <m:e>
              <m:r>
                <m:rPr>
                  <m:sty m:val="p"/>
                </m:rPr>
                <w:rPr>
                  <w:rFonts w:ascii="Cambria Math" w:hAnsi="Cambria Math"/>
                </w:rPr>
                <m:t xml:space="preserve">TC</m:t>
              </m:r>
            </m:e>
            <m:sub>
              <m:r>
                <m:rPr>
                  <m:sty m:val="p"/>
                </m:rPr>
                <w:rPr>
                  <w:rFonts w:ascii="Cambria Math" w:hAnsi="Cambria Math"/>
                </w:rPr>
                <m:t xml:space="preserve">1</m:t>
              </m:r>
            </m:sub>
          </m:sSub>
          <m:r>
            <w:rPr>
              <w:rFonts w:ascii="Cambria Math" w:hAnsi="Cambria Math"/>
            </w:rPr>
            <m:t xml:space="preserve">=</m:t>
          </m:r>
          <m:r>
            <w:rPr>
              <w:rFonts w:ascii="Cambria Math" w:hAnsi="Cambria Math"/>
            </w:rPr>
            <m:t xml:space="preserve">300</m:t>
          </m:r>
          <m:r>
            <w:rPr>
              <w:rFonts w:ascii="Cambria Math" w:hAnsi="Cambria Math"/>
            </w:rPr>
            <m:t xml:space="preserve">+</m:t>
          </m:r>
          <m:r>
            <w:rPr>
              <w:rFonts w:ascii="Cambria Math" w:hAnsi="Cambria Math"/>
            </w:rPr>
            <m:t xml:space="preserve">15</m:t>
          </m:r>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1</m:t>
              </m:r>
            </m:sub>
          </m:sSub>
          <m:r>
            <w:rPr>
              <w:rFonts w:ascii="Cambria Math" w:hAnsi="Cambria Math"/>
            </w:rPr>
            <m:t xml:space="preserve">      </m:t>
          </m:r>
          <m:sSub>
            <m:sSubPr>
              <m:ctrlPr>
                <w:rPr>
                  <w:rFonts w:ascii="Cambria Math" w:hAnsi="Cambria Math"/>
                  <w:i/>
                </w:rPr>
              </m:ctrlPr>
            </m:sSubPr>
            <m:e>
              <m:r>
                <m:rPr>
                  <m:sty m:val="p"/>
                </m:rPr>
                <w:rPr>
                  <w:rFonts w:ascii="Cambria Math" w:hAnsi="Cambria Math"/>
                </w:rPr>
                <m:t xml:space="preserve">TC</m:t>
              </m:r>
            </m:e>
            <m:sub>
              <m:r>
                <m:rPr>
                  <m:sty m:val="p"/>
                </m:rPr>
                <w:rPr>
                  <w:rFonts w:ascii="Cambria Math" w:hAnsi="Cambria Math"/>
                </w:rPr>
                <m:t xml:space="preserve">2</m:t>
              </m:r>
            </m:sub>
          </m:sSub>
          <m:r>
            <w:rPr>
              <w:rFonts w:ascii="Cambria Math" w:hAnsi="Cambria Math"/>
            </w:rPr>
            <m:t xml:space="preserve">=</m:t>
          </m:r>
          <m:r>
            <w:rPr>
              <w:rFonts w:ascii="Cambria Math" w:hAnsi="Cambria Math"/>
            </w:rPr>
            <m:t xml:space="preserve">200</m:t>
          </m:r>
          <m:r>
            <w:rPr>
              <w:rFonts w:ascii="Cambria Math" w:hAnsi="Cambria Math"/>
            </w:rPr>
            <m:t xml:space="preserve">+</m:t>
          </m:r>
          <m:r>
            <w:rPr>
              <w:rFonts w:ascii="Cambria Math" w:hAnsi="Cambria Math"/>
            </w:rPr>
            <m:t xml:space="preserve">25</m:t>
          </m:r>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2</m:t>
              </m:r>
            </m:sub>
          </m:sSub>
        </m:oMath>
      </m:oMathPara>
    </w:p>
    <w:p>
      <w:pPr>
        <w:spacing w:before="0" w:after="40"/>
        <w:jc w:val="both"/>
      </w:pPr>
      <w:r>
        <w:rPr>
          <w:rFonts w:ascii="Calibri" w:hAnsi="Calibri" w:eastAsia="Calibri" w:cs="Calibri"/>
          <w:b w:val="0"/>
          <w:i w:val="0"/>
          <w:u w:val="none"/>
        </w:rPr>
        <w:t xml:space="preserve">where </w:t>
      </w:r>
      <m:oMath>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1</m:t>
            </m:r>
          </m:sub>
        </m:sSub>
      </m:oMath>
      <w:r>
        <w:rPr>
          <w:rFonts w:ascii="Calibri" w:hAnsi="Calibri" w:eastAsia="Calibri" w:cs="Calibri"/>
          <w:b w:val="0"/>
          <w:i w:val="0"/>
          <w:u w:val="none"/>
        </w:rPr>
        <w:t xml:space="preserve"> is the output of firm 1 and </w:t>
      </w:r>
      <m:oMath>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2</m:t>
            </m:r>
          </m:sub>
        </m:sSub>
      </m:oMath>
      <w:r>
        <w:rPr>
          <w:rFonts w:ascii="Calibri" w:hAnsi="Calibri" w:eastAsia="Calibri" w:cs="Calibri"/>
          <w:b w:val="0"/>
          <w:i w:val="0"/>
          <w:u w:val="none"/>
        </w:rPr>
        <w:t xml:space="preserve"> the output of firm 2. Price is determined by the industry demand curve</w:t>
      </w:r>
    </w:p>
    <w:p>
      <w:pPr>
        <w:spacing w:before="40" w:after="80"/>
      </w:pPr>
      <m:oMathPara>
        <m:oMath>
          <m:r>
            <w:rPr>
              <w:rFonts w:ascii="Cambria Math" w:hAnsi="Cambria Math"/>
            </w:rPr>
            <m:t xml:space="preserve">P</m:t>
          </m:r>
          <m:r>
            <w:rPr>
              <w:rFonts w:ascii="Cambria Math" w:hAnsi="Cambria Math"/>
            </w:rPr>
            <m:t xml:space="preserve">=</m:t>
          </m:r>
          <m:r>
            <w:rPr>
              <w:rFonts w:ascii="Cambria Math" w:hAnsi="Cambria Math"/>
            </w:rPr>
            <m:t xml:space="preserve">110</m:t>
          </m:r>
          <m:r>
            <w:rPr>
              <w:rFonts w:ascii="Cambria Math" w:hAnsi="Cambria Math"/>
            </w:rPr>
            <m:t xml:space="preserve">−</m:t>
          </m:r>
          <m:r>
            <w:rPr>
              <w:rFonts w:ascii="Cambria Math" w:hAnsi="Cambria Math"/>
            </w:rPr>
            <m:t xml:space="preserve">Q</m:t>
          </m:r>
        </m:oMath>
      </m:oMathPara>
    </w:p>
    <w:p>
      <w:pPr>
        <w:spacing w:before="0" w:after="180"/>
        <w:jc w:val="both"/>
      </w:pPr>
      <w:r>
        <w:rPr>
          <w:rFonts w:ascii="Calibri" w:hAnsi="Calibri" w:eastAsia="Calibri" w:cs="Calibri"/>
          <w:b w:val="0"/>
          <w:i w:val="0"/>
          <w:u w:val="none"/>
        </w:rPr>
        <w:t xml:space="preserve">where </w:t>
      </w:r>
      <m:oMath>
        <m:r>
          <w:rPr>
            <w:rFonts w:ascii="Cambria Math" w:hAnsi="Cambria Math"/>
          </w:rPr>
          <m:t xml:space="preserve">Q</m:t>
        </m:r>
        <m:r>
          <w:rPr>
            <w:rFonts w:ascii="Cambria Math" w:hAnsi="Cambria Math"/>
          </w:rPr>
          <m:t xml:space="preserve">=</m:t>
        </m:r>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1</m:t>
            </m:r>
          </m:sub>
        </m:sSub>
        <m:r>
          <w:rPr>
            <w:rFonts w:ascii="Cambria Math" w:hAnsi="Cambria Math"/>
          </w:rPr>
          <m:t xml:space="preserve">+</m:t>
        </m:r>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2</m:t>
            </m:r>
          </m:sub>
        </m:sSub>
      </m:oMath>
      <w:r>
        <w:rPr>
          <w:rFonts w:ascii="Calibri" w:hAnsi="Calibri" w:eastAsia="Calibri" w:cs="Calibri"/>
          <w:b w:val="0"/>
          <w:i w:val="0"/>
          <w:u w:val="none"/>
        </w:rPr>
        <w:t>. Each firm decides how much to produce taking as given the output decision of the other one.</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(1 point)  </w:t>
      </w:r>
      <w:r>
        <w:rPr>
          <w:rFonts w:ascii="Calibri" w:hAnsi="Calibri" w:eastAsia="Calibri" w:cs="Calibri"/>
          <w:b w:val="0"/>
          <w:i w:val="0"/>
          <w:u w:val="none"/>
        </w:rPr>
        <w:t>Which type of competition do the two firms engage in? A quantitative answer is not needed.</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(7 points)  </w:t>
      </w:r>
      <w:r>
        <w:rPr>
          <w:rFonts w:ascii="Calibri" w:hAnsi="Calibri" w:eastAsia="Calibri" w:cs="Calibri"/>
          <w:b w:val="0"/>
          <w:i w:val="0"/>
          <w:u w:val="none"/>
        </w:rPr>
        <w:t xml:space="preserve">Derive the reaction function for each firm. Plot the two reaction functions in a single graph with </w:t>
      </w:r>
      <w:r>
        <w:rPr>
          <w:rFonts w:ascii="Calibri" w:hAnsi="Calibri" w:eastAsia="Calibri" w:cs="Calibri"/>
          <w:b w:val="0"/>
          <w:i/>
          <w:sz w:val="22"/>
          <w:u w:val="none"/>
        </w:rPr>
        <w:t>q</w:t>
      </w:r>
      <w:r>
        <w:rPr>
          <w:rFonts w:ascii="Calibri" w:hAnsi="Calibri" w:eastAsia="Calibri" w:cs="Calibri"/>
          <w:b w:val="0"/>
          <w:i/>
          <w:sz w:val="22"/>
          <w:u w:val="none"/>
          <w:vertAlign w:val="subscript"/>
        </w:rPr>
        <w:t>1</w:t>
      </w:r>
      <w:r>
        <w:rPr>
          <w:rFonts w:ascii="Calibri" w:hAnsi="Calibri" w:eastAsia="Calibri" w:cs="Calibri"/>
          <w:b w:val="0"/>
          <w:i w:val="0"/>
          <w:u w:val="none"/>
        </w:rPr>
        <w:t xml:space="preserve"> on the x-axis and </w:t>
      </w:r>
      <w:r>
        <w:rPr>
          <w:rFonts w:ascii="Calibri" w:hAnsi="Calibri" w:eastAsia="Calibri" w:cs="Calibri"/>
          <w:b w:val="0"/>
          <w:i/>
          <w:sz w:val="22"/>
          <w:u w:val="none"/>
        </w:rPr>
        <w:t>q</w:t>
      </w:r>
      <w:r>
        <w:rPr>
          <w:rFonts w:ascii="Calibri" w:hAnsi="Calibri" w:eastAsia="Calibri" w:cs="Calibri"/>
          <w:b w:val="0"/>
          <w:i/>
          <w:sz w:val="22"/>
          <w:u w:val="none"/>
          <w:vertAlign w:val="subscript"/>
        </w:rPr>
        <w:t>2</w:t>
      </w:r>
      <w:r>
        <w:rPr>
          <w:rFonts w:ascii="Calibri" w:hAnsi="Calibri" w:eastAsia="Calibri" w:cs="Calibri"/>
          <w:b w:val="0"/>
          <w:i w:val="0"/>
          <w:u w:val="none"/>
        </w:rPr>
        <w:t xml:space="preserve"> on the y-axis. Explain what these curves mean.</w:t>
      </w:r>
      <w:r>
        <w:rPr>
          <w:rFonts w:ascii="Calibri" w:hAnsi="Calibri" w:eastAsia="Calibri" w:cs="Calibri"/>
          <w:b w:val="0"/>
          <w:i/>
          <w:u w:val="none"/>
        </w:rPr>
        <w:t xml:space="preserve">  You may use AI tools to produce graphs.</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(7 points)  </w:t>
      </w:r>
      <w:r>
        <w:rPr>
          <w:rFonts w:ascii="Calibri" w:hAnsi="Calibri" w:eastAsia="Calibri" w:cs="Calibri"/>
          <w:b w:val="0"/>
          <w:i w:val="0"/>
          <w:u w:val="none"/>
        </w:rPr>
        <w:t>Find the equilibrium quantities and the price. Calculate the profit of each firm in equilibrium. Denote the equilibrium quantities in the graph from part (b).</w:t>
      </w:r>
    </w:p>
    <w:p>
      <w:pPr>
        <w:spacing w:before="120" w:after="60"/>
        <w:ind w:left="432" w:hanging="432"/>
        <w:jc w:val="both"/>
      </w:pPr>
      <w:r>
        <w:rPr>
          <w:rFonts w:ascii="Calibri" w:hAnsi="Calibri" w:eastAsia="Calibri" w:cs="Calibri"/>
          <w:b/>
          <w:i w:val="0"/>
          <w:color w:val="0B2B4E"/>
          <w:sz w:val="22"/>
          <w:u w:val="none"/>
        </w:rPr>
        <w:t xml:space="preserve">(d)  </w:t>
      </w:r>
      <w:r>
        <w:rPr>
          <w:rFonts w:ascii="Calibri" w:hAnsi="Calibri" w:eastAsia="Calibri" w:cs="Calibri"/>
          <w:b/>
          <w:i w:val="0"/>
          <w:color w:val="E09F3E"/>
          <w:sz w:val="21"/>
          <w:u w:val="none"/>
        </w:rPr>
        <w:t xml:space="preserve">(2 points)  </w:t>
      </w:r>
      <w:r>
        <w:rPr>
          <w:rFonts w:ascii="Calibri" w:hAnsi="Calibri" w:eastAsia="Calibri" w:cs="Calibri"/>
          <w:b w:val="0"/>
          <w:i w:val="0"/>
          <w:u w:val="none"/>
        </w:rPr>
        <w:t>It turns out that the land on which firm 2 has been built is legally owned by Don, who offers to rent the land to firm 2 for 500 per year. That is, this cost would occur in addition to all previously mentioned costs of firm 2. How would this be represented in firm 2’s total cost function?</w:t>
      </w:r>
    </w:p>
    <w:p>
      <w:pPr>
        <w:spacing w:before="120" w:after="60"/>
        <w:ind w:left="432" w:hanging="432"/>
        <w:jc w:val="both"/>
      </w:pPr>
      <w:r>
        <w:rPr>
          <w:rFonts w:ascii="Calibri" w:hAnsi="Calibri" w:eastAsia="Calibri" w:cs="Calibri"/>
          <w:b/>
          <w:i w:val="0"/>
          <w:color w:val="0B2B4E"/>
          <w:sz w:val="22"/>
          <w:u w:val="none"/>
        </w:rPr>
        <w:t xml:space="preserve">(e)  </w:t>
      </w:r>
      <w:r>
        <w:rPr>
          <w:rFonts w:ascii="Calibri" w:hAnsi="Calibri" w:eastAsia="Calibri" w:cs="Calibri"/>
          <w:b/>
          <w:i w:val="0"/>
          <w:color w:val="E09F3E"/>
          <w:sz w:val="21"/>
          <w:u w:val="none"/>
        </w:rPr>
        <w:t xml:space="preserve">(4 points)  </w:t>
      </w:r>
      <w:r>
        <w:rPr>
          <w:rFonts w:ascii="Calibri" w:hAnsi="Calibri" w:eastAsia="Calibri" w:cs="Calibri"/>
          <w:b w:val="0"/>
          <w:i w:val="0"/>
          <w:u w:val="none"/>
        </w:rPr>
        <w:t>A court rules that firm 2 has to pay the rent for this year regardless of whether or not it produces. Will firm 2 still produce this year? If so, what is the optimal quantity produced?</w:t>
      </w:r>
    </w:p>
    <w:p>
      <w:pPr>
        <w:spacing w:before="120" w:after="60"/>
        <w:ind w:left="432" w:hanging="432"/>
        <w:jc w:val="both"/>
      </w:pPr>
      <w:r>
        <w:rPr>
          <w:rFonts w:ascii="Calibri" w:hAnsi="Calibri" w:eastAsia="Calibri" w:cs="Calibri"/>
          <w:b/>
          <w:i w:val="0"/>
          <w:color w:val="0B2B4E"/>
          <w:sz w:val="22"/>
          <w:u w:val="none"/>
        </w:rPr>
        <w:t xml:space="preserve">(f)  </w:t>
      </w:r>
      <w:r>
        <w:rPr>
          <w:rFonts w:ascii="Calibri" w:hAnsi="Calibri" w:eastAsia="Calibri" w:cs="Calibri"/>
          <w:b/>
          <w:i w:val="0"/>
          <w:color w:val="E09F3E"/>
          <w:sz w:val="21"/>
          <w:u w:val="none"/>
        </w:rPr>
        <w:t xml:space="preserve">(3 points)  </w:t>
      </w:r>
      <w:r>
        <w:rPr>
          <w:rFonts w:ascii="Calibri" w:hAnsi="Calibri" w:eastAsia="Calibri" w:cs="Calibri"/>
          <w:b w:val="0"/>
          <w:i w:val="0"/>
          <w:u w:val="none"/>
        </w:rPr>
        <w:t>The court also rules that starting next year, the firm would not have to pay the rent if it declared bankruptcy. Thus “next year” can be considered the long run, when no fixed costs occur if the firm goes out of business (this includes all fixed costs, not only the rent). Will the firm produce next year, or instead shut down?</w:t>
      </w:r>
    </w:p>
    <w:p>
      <w:pPr>
        <w:spacing w:before="120" w:after="60"/>
        <w:ind w:left="432" w:hanging="432"/>
        <w:jc w:val="both"/>
      </w:pPr>
      <w:r>
        <w:rPr>
          <w:rFonts w:ascii="Calibri" w:hAnsi="Calibri" w:eastAsia="Calibri" w:cs="Calibri"/>
          <w:b/>
          <w:i w:val="0"/>
          <w:color w:val="0B2B4E"/>
          <w:sz w:val="22"/>
          <w:u w:val="none"/>
        </w:rPr>
        <w:t xml:space="preserve">(g)  </w:t>
      </w:r>
      <w:r>
        <w:rPr>
          <w:rFonts w:ascii="Calibri" w:hAnsi="Calibri" w:eastAsia="Calibri" w:cs="Calibri"/>
          <w:b/>
          <w:i w:val="0"/>
          <w:color w:val="E09F3E"/>
          <w:sz w:val="21"/>
          <w:u w:val="none"/>
        </w:rPr>
        <w:t xml:space="preserve">(6 points)  </w:t>
      </w:r>
      <w:r>
        <w:rPr>
          <w:rFonts w:ascii="Calibri" w:hAnsi="Calibri" w:eastAsia="Calibri" w:cs="Calibri"/>
          <w:b w:val="0"/>
          <w:i w:val="0"/>
          <w:u w:val="none"/>
        </w:rPr>
        <w:t xml:space="preserve">Suppose that we are in the second year now and firm 2 exits the market for good, so that firm 1 is the only producer. Calculate its optimal output </w:t>
      </w:r>
      <w:r>
        <w:rPr>
          <w:rFonts w:ascii="Calibri" w:hAnsi="Calibri" w:eastAsia="Calibri" w:cs="Calibri"/>
          <w:b w:val="0"/>
          <w:i/>
          <w:sz w:val="22"/>
          <w:u w:val="none"/>
        </w:rPr>
        <w:t>q</w:t>
      </w:r>
      <w:r>
        <w:rPr>
          <w:rFonts w:ascii="Calibri" w:hAnsi="Calibri" w:eastAsia="Calibri" w:cs="Calibri"/>
          <w:b w:val="0"/>
          <w:i/>
          <w:sz w:val="22"/>
          <w:u w:val="none"/>
          <w:vertAlign w:val="subscript"/>
        </w:rPr>
        <w:t>1</w:t>
      </w:r>
      <w:r>
        <w:rPr>
          <w:rFonts w:ascii="Calibri" w:hAnsi="Calibri" w:eastAsia="Calibri" w:cs="Calibri"/>
          <w:b w:val="0"/>
          <w:i w:val="0"/>
          <w:u w:val="none"/>
        </w:rPr>
        <w:t>*, the new market price, and profits. Relate your findings to the graph from part (b).</w:t>
      </w:r>
    </w:p>
    <w:p>
      <w:pPr>
        <w:spacing w:before="120" w:after="60"/>
        <w:ind w:left="432" w:hanging="432"/>
        <w:jc w:val="both"/>
      </w:pPr>
      <w:r>
        <w:rPr>
          <w:rFonts w:ascii="Calibri" w:hAnsi="Calibri" w:eastAsia="Calibri" w:cs="Calibri"/>
          <w:b/>
          <w:i w:val="0"/>
          <w:color w:val="0B2B4E"/>
          <w:sz w:val="22"/>
          <w:u w:val="none"/>
        </w:rPr>
        <w:t xml:space="preserve">(h)  </w:t>
      </w:r>
      <w:r>
        <w:rPr>
          <w:rFonts w:ascii="Calibri" w:hAnsi="Calibri" w:eastAsia="Calibri" w:cs="Calibri"/>
          <w:b/>
          <w:i w:val="0"/>
          <w:color w:val="E09F3E"/>
          <w:sz w:val="21"/>
          <w:u w:val="none"/>
        </w:rPr>
        <w:t xml:space="preserve">(6 points)  </w:t>
      </w:r>
      <w:r>
        <w:rPr>
          <w:rFonts w:ascii="Calibri" w:hAnsi="Calibri" w:eastAsia="Calibri" w:cs="Calibri"/>
          <w:b w:val="0"/>
          <w:i w:val="0"/>
          <w:u w:val="none"/>
        </w:rPr>
        <w:t>Compute consumer surplus under the scenario with two firms (part (c)) and with only firm 1 (part (g)). Did Don do consumers a favor by demanding high land rental payments and pushing firm 2 out of business? Explain your answer by drawing and labeling a graph showing the consumer surplus under both scenarios.</w:t>
      </w:r>
    </w:p>
    <w:p>
      <w:pPr>
        <w:spacing w:before="120" w:after="60"/>
        <w:ind w:left="432" w:hanging="432"/>
        <w:jc w:val="both"/>
      </w:pPr>
      <w:r>
        <w:rPr>
          <w:rFonts w:ascii="Calibri" w:hAnsi="Calibri" w:eastAsia="Calibri" w:cs="Calibri"/>
          <w:b/>
          <w:i w:val="0"/>
          <w:color w:val="0B2B4E"/>
          <w:sz w:val="22"/>
          <w:u w:val="none"/>
        </w:rPr>
        <w:t xml:space="preserve">(i)  </w:t>
      </w:r>
      <w:r>
        <w:rPr>
          <w:rFonts w:ascii="Calibri" w:hAnsi="Calibri" w:eastAsia="Calibri" w:cs="Calibri"/>
          <w:b/>
          <w:i w:val="0"/>
          <w:color w:val="E09F3E"/>
          <w:sz w:val="21"/>
          <w:u w:val="none"/>
        </w:rPr>
        <w:t xml:space="preserve">(4 points)  </w:t>
      </w:r>
      <w:r>
        <w:rPr>
          <w:rFonts w:ascii="Calibri" w:hAnsi="Calibri" w:eastAsia="Calibri" w:cs="Calibri"/>
          <w:b w:val="0"/>
          <w:i w:val="0"/>
          <w:u w:val="none"/>
        </w:rPr>
        <w:t>Let’s go back to the initial setup (the problem described before part (a)). Suppose that the two firms compete by setting prices. How is this competition called, and what is the most likely outcome (market price and total quantity produced)? Assume there is no collusion.</w:t>
      </w:r>
    </w:p>
    <w:p>
      <w:pPr>
        <w:spacing w:before="140" w:after="140"/>
        <w:jc w:val="center"/>
      </w:pPr>
      <w:r>
        <w:drawing xmlns:a="http://schemas.openxmlformats.org/drawingml/2006/main">
          <wp:inline distT="0" distB="0" distL="0" distR="0">
            <wp:extent cx="5943600" cy="503682"/>
            <wp:effectExtent l="0" t="0" r="76200" b="76200"/>
            <wp:docPr id="504" name="Card 504"/>
            <a:graphic>
              <a:graphicData uri="http://schemas.microsoft.com/office/word/2010/wordprocessingShape">
                <wps:wsp>
                  <wps:cNvSpPr/>
                  <wps:spPr bwMode="auto">
                    <a:xfrm>
                      <a:off x="0" y="0"/>
                      <a:ext cx="5943600" cy="503682"/>
                    </a:xfrm>
                    <a:prstGeom prst="roundRect">
                      <a:avLst>
                        <a:gd name="adj" fmla="val 18000"/>
                      </a:avLst>
                    </a:prstGeom>
                    <a:solidFill>
                      <a:srgbClr val="FDF6E6"/>
                    </a:solidFill>
                    <a:ln w="9525">
                      <a:solidFill>
                        <a:srgbClr val="0B2B4E"/>
                      </a:solidFill>
                    </a:ln>
                    <a:effectLst>
                      <a:outerShdw blurRad="63500" dist="27940" dir="5400000" rotWithShape="0">
                        <a:srgbClr val="000000">
                          <a:alpha val="30000"/>
                        </a:srgbClr>
                      </a:outerShdw>
                    </a:effectLst>
                  </wps:spPr>
                  <wps:txbx>
                    <w:txbxContent>
                      <w:p>
                        <w:pPr>
                          <w:spacing w:before="0" w:after="0"/>
                          <w:jc w:val="both"/>
                        </w:pPr>
                        <w:r>
                          <w:rPr>
                            <w:rFonts w:ascii="Calibri" w:hAnsi="Calibri" w:eastAsia="Calibri" w:cs="Calibri"/>
                            <w:b/>
                            <w:i w:val="0"/>
                            <w:color w:val="0B2B4E"/>
                            <w:sz w:val="21"/>
                            <w:u w:val="none"/>
                          </w:rPr>
                          <w:t xml:space="preserve">Note / hint (for 1 point):  </w:t>
                        </w:r>
                        <w:r>
                          <w:rPr>
                            <w:rFonts w:ascii="Calibri" w:hAnsi="Calibri" w:eastAsia="Calibri" w:cs="Calibri"/>
                            <w:b w:val="0"/>
                            <w:i w:val="0"/>
                            <w:color w:val="0B2B4E"/>
                            <w:sz w:val="21"/>
                            <w:u w:val="none"/>
                          </w:rPr>
                          <w:t>If one firm becomes the only producer for a certain price range, use your answer from (g) to check whether it may want to charge an even lower price to maximize its profits.</w:t>
                        </w:r>
                      </w:p>
                    </w:txbxContent>
                  </wps:txbx>
                  <wps:bodyPr rot="0" vert="horz" wrap="square" lIns="109728" tIns="54864" rIns="109728" bIns="54864" anchor="t" anchorCtr="0">
                    <a:noAutofit/>
                  </wps:bodyPr>
                </wps:wsp>
              </a:graphicData>
            </a:graphic>
          </wp:inline>
        </w:drawing>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4.  Price Wars</w:t>
      </w:r>
      <w:r>
        <w:rPr>
          <w:rFonts w:ascii="Calibri" w:hAnsi="Calibri" w:eastAsia="Calibri" w:cs="Calibri"/>
          <w:b w:val="0"/>
          <w:i w:val="0"/>
          <w:u w:val="none"/>
        </w:rPr>
        <w:tab/>
      </w:r>
      <w:r>
        <w:rPr>
          <w:rFonts w:ascii="Calibri" w:hAnsi="Calibri" w:eastAsia="Calibri" w:cs="Calibri"/>
          <w:b/>
          <w:i w:val="0"/>
          <w:color w:val="E09F3E"/>
          <w:sz w:val="22"/>
          <w:u w:val="none"/>
        </w:rPr>
        <w:t>(15 points)</w:t>
      </w:r>
    </w:p>
    <w:p>
      <w:pPr>
        <w:keepNext/>
        <w:spacing w:before="0" w:after="100"/>
      </w:pPr>
      <w:r>
        <w:rPr>
          <w:rFonts w:ascii="Calibri" w:hAnsi="Calibri" w:eastAsia="Calibri" w:cs="Calibri"/>
          <w:b w:val="0"/>
          <w:i/>
          <w:color w:val="555B66"/>
          <w:sz w:val="19"/>
          <w:u w:val="none"/>
        </w:rPr>
        <w:t>Draws on:  Module 7 – Game Theory (dominant strategies, Nash equilibrium)</w:t>
      </w:r>
    </w:p>
    <w:p>
      <w:pPr>
        <w:spacing w:before="0" w:after="160"/>
        <w:jc w:val="both"/>
      </w:pPr>
      <w:r>
        <w:rPr>
          <w:rFonts w:ascii="Calibri" w:hAnsi="Calibri" w:eastAsia="Calibri" w:cs="Calibri"/>
          <w:b w:val="0"/>
          <w:i w:val="0"/>
          <w:sz w:val="22"/>
          <w:u w:val="none"/>
        </w:rPr>
        <w:t>The matrix below displays the advertising rates and profit results of the two rival newspapers in a major city.</w:t>
      </w:r>
    </w:p>
    <w:tbl>
      <w:tblPr>
        <w:tblW w:type="auto" w:w="0"/>
        <w:jc w:val="center"/>
        <w:tblLayout w:type="fixed"/>
      </w:tblPr>
      <w:tblGrid>
        <w:gridCol w:w="2232"/>
        <w:gridCol w:w="2520"/>
        <w:gridCol w:w="2520"/>
      </w:tblGrid>
      <w:tr>
        <w:tc>
          <w:tcPr>
            <w:tcW w:type="dxa" w:w="3120"/>
          </w:tcPr>
          <w:p/>
        </w:tc>
        <w:tc>
          <w:tcPr>
            <w:tcW w:type="dxa" w:w="6240"/>
            <w:gridSpan w:val="2"/>
          </w:tcPr>
          <w:p>
            <w:pPr>
              <w:spacing w:before="40" w:after="40"/>
              <w:jc w:val="center"/>
            </w:pPr>
            <w:r>
              <w:rPr>
                <w:rFonts w:ascii="Calibri" w:hAnsi="Calibri" w:eastAsia="Calibri" w:cs="Calibri"/>
                <w:b/>
                <w:i w:val="0"/>
                <w:color w:val="E09F3E"/>
                <w:sz w:val="26"/>
                <w:u w:val="none"/>
              </w:rPr>
              <w:t>FIRM B</w:t>
            </w:r>
          </w:p>
        </w:tc>
      </w:tr>
      <w:tr>
        <w:tc>
          <w:tcPr>
            <w:tcW w:type="dxa" w:w="2232"/>
            <w:tcMar>
              <w:top w:w="86" w:type="dxa"/>
              <w:start w:w="144" w:type="dxa"/>
              <w:bottom w:w="86" w:type="dxa"/>
              <w:end w:w="144" w:type="dxa"/>
            </w:tcMar>
          </w:tcPr>
          <w:p>
            <w:pPr>
              <w:spacing w:before="60" w:after="60"/>
              <w:jc w:val="center"/>
            </w:pPr>
            <w:r>
              <w:rPr>
                <w:rFonts w:ascii="Calibri" w:hAnsi="Calibri" w:eastAsia="Calibri" w:cs="Calibri"/>
                <w:b w:val="0"/>
                <w:i w:val="0"/>
                <w:color w:val="0B2B4E"/>
                <w:sz w:val="24"/>
                <w:u w:val="none"/>
              </w:rPr>
            </w:r>
          </w:p>
        </w:tc>
        <w:tc>
          <w:tcPr>
            <w:tcW w:type="dxa" w:w="2520"/>
            <w:tcMar>
              <w:top w:w="86" w:type="dxa"/>
              <w:start w:w="144" w:type="dxa"/>
              <w:bottom w:w="86" w:type="dxa"/>
              <w:end w:w="144" w:type="dxa"/>
            </w:tcMar>
          </w:tcPr>
          <w:p>
            <w:pPr>
              <w:spacing w:before="60" w:after="60"/>
              <w:jc w:val="center"/>
            </w:pPr>
            <w:r>
              <w:rPr>
                <w:rFonts w:ascii="Calibri" w:hAnsi="Calibri" w:eastAsia="Calibri" w:cs="Calibri"/>
                <w:b/>
                <w:i w:val="0"/>
                <w:color w:val="0B2B4E"/>
                <w:sz w:val="24"/>
                <w:u w:val="none"/>
              </w:rPr>
              <w:t>High Ad Rate</w:t>
            </w:r>
          </w:p>
        </w:tc>
        <w:tc>
          <w:tcPr>
            <w:tcW w:type="dxa" w:w="2520"/>
            <w:tcMar>
              <w:top w:w="86" w:type="dxa"/>
              <w:start w:w="144" w:type="dxa"/>
              <w:bottom w:w="86" w:type="dxa"/>
              <w:end w:w="144" w:type="dxa"/>
            </w:tcMar>
          </w:tcPr>
          <w:p>
            <w:pPr>
              <w:spacing w:before="60" w:after="60"/>
              <w:jc w:val="center"/>
            </w:pPr>
            <w:r>
              <w:rPr>
                <w:rFonts w:ascii="Calibri" w:hAnsi="Calibri" w:eastAsia="Calibri" w:cs="Calibri"/>
                <w:b/>
                <w:i w:val="0"/>
                <w:color w:val="0B2B4E"/>
                <w:sz w:val="24"/>
                <w:u w:val="none"/>
              </w:rPr>
              <w:t>Low Ad Rate</w:t>
            </w:r>
          </w:p>
        </w:tc>
      </w:tr>
      <w:tr>
        <w:tc>
          <w:tcPr>
            <w:tcW w:type="dxa" w:w="2232"/>
            <w:tcMar>
              <w:top w:w="86" w:type="dxa"/>
              <w:start w:w="144" w:type="dxa"/>
              <w:bottom w:w="86" w:type="dxa"/>
              <w:end w:w="144" w:type="dxa"/>
            </w:tcMar>
          </w:tcPr>
          <w:p>
            <w:pPr>
              <w:spacing w:before="60" w:after="60"/>
              <w:jc w:val="right"/>
            </w:pPr>
            <w:r>
              <w:rPr>
                <w:rFonts w:ascii="Calibri" w:hAnsi="Calibri" w:eastAsia="Calibri" w:cs="Calibri"/>
                <w:b/>
                <w:i w:val="0"/>
                <w:color w:val="0070C0"/>
                <w:sz w:val="26"/>
                <w:u w:val="none"/>
              </w:rPr>
              <w:t xml:space="preserve">FIRM A     </w:t>
            </w:r>
            <w:r>
              <w:rPr>
                <w:rFonts w:ascii="Calibri" w:hAnsi="Calibri" w:eastAsia="Calibri" w:cs="Calibri"/>
                <w:b/>
                <w:i w:val="0"/>
                <w:color w:val="0B2B4E"/>
                <w:sz w:val="24"/>
                <w:u w:val="none"/>
              </w:rPr>
              <w:t>High Ad Rate</w:t>
            </w:r>
          </w:p>
        </w:tc>
        <w:tc>
          <w:tcPr>
            <w:tcW w:type="dxa" w:w="2520"/>
            <w:tcMar>
              <w:top w:w="86" w:type="dxa"/>
              <w:start w:w="144" w:type="dxa"/>
              <w:bottom w:w="86" w:type="dxa"/>
              <w:end w:w="144" w:type="dxa"/>
            </w:tcMar>
            <w:shd w:val="clear" w:color="auto" w:fill="FFFFFF"/>
            <w:tcBorders>
              <w:top w:val="single" w:sz="12" w:color="0B2B4E"/>
              <w:start w:val="single" w:sz="12" w:color="0B2B4E"/>
              <w:bottom w:val="single" w:sz="12" w:color="0B2B4E"/>
              <w:end w:val="single" w:sz="12" w:color="0B2B4E"/>
            </w:tcBorders>
          </w:tcPr>
          <w:p>
            <w:pPr>
              <w:spacing w:before="60" w:after="60"/>
              <w:jc w:val="center"/>
            </w:pPr>
            <w:r>
              <w:rPr>
                <w:rFonts w:ascii="Calibri" w:hAnsi="Calibri" w:eastAsia="Calibri" w:cs="Calibri"/>
                <w:b/>
                <w:i w:val="0"/>
                <w:color w:val="0070C0"/>
                <w:sz w:val="24"/>
                <w:u w:val="none"/>
              </w:rPr>
              <w:t>20</w:t>
            </w:r>
            <w:r>
              <w:rPr>
                <w:rFonts w:ascii="Calibri" w:hAnsi="Calibri" w:eastAsia="Calibri" w:cs="Calibri"/>
                <w:b w:val="0"/>
                <w:i w:val="0"/>
                <w:color w:val="0B2B4E"/>
                <w:sz w:val="24"/>
                <w:u w:val="none"/>
              </w:rPr>
              <w:t xml:space="preserve">  ,  </w:t>
            </w:r>
            <w:r>
              <w:rPr>
                <w:rFonts w:ascii="Calibri" w:hAnsi="Calibri" w:eastAsia="Calibri" w:cs="Calibri"/>
                <w:b/>
                <w:i w:val="0"/>
                <w:color w:val="E09F3E"/>
                <w:sz w:val="24"/>
                <w:u w:val="none"/>
              </w:rPr>
              <w:t>20</w:t>
            </w:r>
          </w:p>
        </w:tc>
        <w:tc>
          <w:tcPr>
            <w:tcW w:type="dxa" w:w="2520"/>
            <w:tcMar>
              <w:top w:w="86" w:type="dxa"/>
              <w:start w:w="144" w:type="dxa"/>
              <w:bottom w:w="86" w:type="dxa"/>
              <w:end w:w="144" w:type="dxa"/>
            </w:tcMar>
            <w:shd w:val="clear" w:color="auto" w:fill="FFFFFF"/>
            <w:tcBorders>
              <w:top w:val="single" w:sz="12" w:color="0B2B4E"/>
              <w:start w:val="single" w:sz="12" w:color="0B2B4E"/>
              <w:bottom w:val="single" w:sz="12" w:color="0B2B4E"/>
              <w:end w:val="single" w:sz="12" w:color="0B2B4E"/>
            </w:tcBorders>
          </w:tcPr>
          <w:p>
            <w:pPr>
              <w:spacing w:before="60" w:after="60"/>
              <w:jc w:val="center"/>
            </w:pPr>
            <w:r>
              <w:rPr>
                <w:rFonts w:ascii="Calibri" w:hAnsi="Calibri" w:eastAsia="Calibri" w:cs="Calibri"/>
                <w:b/>
                <w:i w:val="0"/>
                <w:color w:val="0070C0"/>
                <w:sz w:val="24"/>
                <w:u w:val="none"/>
              </w:rPr>
              <w:t>10</w:t>
            </w:r>
            <w:r>
              <w:rPr>
                <w:rFonts w:ascii="Calibri" w:hAnsi="Calibri" w:eastAsia="Calibri" w:cs="Calibri"/>
                <w:b w:val="0"/>
                <w:i w:val="0"/>
                <w:color w:val="0B2B4E"/>
                <w:sz w:val="24"/>
                <w:u w:val="none"/>
              </w:rPr>
              <w:t xml:space="preserve">  ,  </w:t>
            </w:r>
            <w:r>
              <w:rPr>
                <w:rFonts w:ascii="Calibri" w:hAnsi="Calibri" w:eastAsia="Calibri" w:cs="Calibri"/>
                <w:b/>
                <w:i w:val="0"/>
                <w:color w:val="E09F3E"/>
                <w:sz w:val="24"/>
                <w:u w:val="none"/>
              </w:rPr>
              <w:t>26</w:t>
            </w:r>
          </w:p>
        </w:tc>
      </w:tr>
      <w:tr>
        <w:tc>
          <w:tcPr>
            <w:tcW w:type="dxa" w:w="2232"/>
            <w:tcMar>
              <w:top w:w="86" w:type="dxa"/>
              <w:start w:w="144" w:type="dxa"/>
              <w:bottom w:w="86" w:type="dxa"/>
              <w:end w:w="144" w:type="dxa"/>
            </w:tcMar>
          </w:tcPr>
          <w:p>
            <w:pPr>
              <w:spacing w:before="60" w:after="60"/>
              <w:jc w:val="right"/>
            </w:pPr>
            <w:r>
              <w:rPr>
                <w:rFonts w:ascii="Calibri" w:hAnsi="Calibri" w:eastAsia="Calibri" w:cs="Calibri"/>
                <w:b/>
                <w:i w:val="0"/>
                <w:color w:val="0B2B4E"/>
                <w:sz w:val="24"/>
                <w:u w:val="none"/>
              </w:rPr>
              <w:t>Low Ad Rate</w:t>
            </w:r>
          </w:p>
        </w:tc>
        <w:tc>
          <w:tcPr>
            <w:tcW w:type="dxa" w:w="2520"/>
            <w:tcMar>
              <w:top w:w="86" w:type="dxa"/>
              <w:start w:w="144" w:type="dxa"/>
              <w:bottom w:w="86" w:type="dxa"/>
              <w:end w:w="144" w:type="dxa"/>
            </w:tcMar>
            <w:shd w:val="clear" w:color="auto" w:fill="FFFFFF"/>
            <w:tcBorders>
              <w:top w:val="single" w:sz="12" w:color="0B2B4E"/>
              <w:start w:val="single" w:sz="12" w:color="0B2B4E"/>
              <w:bottom w:val="single" w:sz="12" w:color="0B2B4E"/>
              <w:end w:val="single" w:sz="12" w:color="0B2B4E"/>
            </w:tcBorders>
          </w:tcPr>
          <w:p>
            <w:pPr>
              <w:spacing w:before="60" w:after="60"/>
              <w:jc w:val="center"/>
            </w:pPr>
            <w:r>
              <w:rPr>
                <w:rFonts w:ascii="Calibri" w:hAnsi="Calibri" w:eastAsia="Calibri" w:cs="Calibri"/>
                <w:b/>
                <w:i w:val="0"/>
                <w:color w:val="0070C0"/>
                <w:sz w:val="24"/>
                <w:u w:val="none"/>
              </w:rPr>
              <w:t>26</w:t>
            </w:r>
            <w:r>
              <w:rPr>
                <w:rFonts w:ascii="Calibri" w:hAnsi="Calibri" w:eastAsia="Calibri" w:cs="Calibri"/>
                <w:b w:val="0"/>
                <w:i w:val="0"/>
                <w:color w:val="0B2B4E"/>
                <w:sz w:val="24"/>
                <w:u w:val="none"/>
              </w:rPr>
              <w:t xml:space="preserve">  ,  </w:t>
            </w:r>
            <w:r>
              <w:rPr>
                <w:rFonts w:ascii="Calibri" w:hAnsi="Calibri" w:eastAsia="Calibri" w:cs="Calibri"/>
                <w:b/>
                <w:i w:val="0"/>
                <w:color w:val="E09F3E"/>
                <w:sz w:val="24"/>
                <w:u w:val="none"/>
              </w:rPr>
              <w:t>12</w:t>
            </w:r>
          </w:p>
        </w:tc>
        <w:tc>
          <w:tcPr>
            <w:tcW w:type="dxa" w:w="2520"/>
            <w:tcMar>
              <w:top w:w="86" w:type="dxa"/>
              <w:start w:w="144" w:type="dxa"/>
              <w:bottom w:w="86" w:type="dxa"/>
              <w:end w:w="144" w:type="dxa"/>
            </w:tcMar>
            <w:shd w:val="clear" w:color="auto" w:fill="FFFFFF"/>
            <w:tcBorders>
              <w:top w:val="single" w:sz="12" w:color="0B2B4E"/>
              <w:start w:val="single" w:sz="12" w:color="0B2B4E"/>
              <w:bottom w:val="single" w:sz="12" w:color="0B2B4E"/>
              <w:end w:val="single" w:sz="12" w:color="0B2B4E"/>
            </w:tcBorders>
          </w:tcPr>
          <w:p>
            <w:pPr>
              <w:spacing w:before="60" w:after="60"/>
              <w:jc w:val="center"/>
            </w:pPr>
            <w:r>
              <w:rPr>
                <w:rFonts w:ascii="Calibri" w:hAnsi="Calibri" w:eastAsia="Calibri" w:cs="Calibri"/>
                <w:b/>
                <w:i w:val="0"/>
                <w:color w:val="0070C0"/>
                <w:sz w:val="24"/>
                <w:u w:val="none"/>
              </w:rPr>
              <w:t>15</w:t>
            </w:r>
            <w:r>
              <w:rPr>
                <w:rFonts w:ascii="Calibri" w:hAnsi="Calibri" w:eastAsia="Calibri" w:cs="Calibri"/>
                <w:b w:val="0"/>
                <w:i w:val="0"/>
                <w:color w:val="0B2B4E"/>
                <w:sz w:val="24"/>
                <w:u w:val="none"/>
              </w:rPr>
              <w:t xml:space="preserve">  ,  </w:t>
            </w:r>
            <w:r>
              <w:rPr>
                <w:rFonts w:ascii="Calibri" w:hAnsi="Calibri" w:eastAsia="Calibri" w:cs="Calibri"/>
                <w:b/>
                <w:i w:val="0"/>
                <w:color w:val="E09F3E"/>
                <w:sz w:val="24"/>
                <w:u w:val="none"/>
              </w:rPr>
              <w:t>15</w:t>
            </w:r>
          </w:p>
        </w:tc>
      </w:tr>
    </w:tbl>
    <w:p>
      <w:pPr>
        <w:spacing w:before="100" w:after="160"/>
        <w:jc w:val="center"/>
      </w:pPr>
      <w:r>
        <w:rPr>
          <w:rFonts w:ascii="Calibri" w:hAnsi="Calibri" w:eastAsia="Calibri" w:cs="Calibri"/>
          <w:b w:val="0"/>
          <w:i w:val="0"/>
          <w:color w:val="0B2B4E"/>
          <w:sz w:val="20"/>
          <w:u w:val="none"/>
        </w:rPr>
        <w:t>Payoffs to (</w:t>
      </w:r>
      <w:r>
        <w:rPr>
          <w:rFonts w:ascii="Calibri" w:hAnsi="Calibri" w:eastAsia="Calibri" w:cs="Calibri"/>
          <w:b/>
          <w:i w:val="0"/>
          <w:color w:val="0070C0"/>
          <w:sz w:val="20"/>
          <w:u w:val="none"/>
        </w:rPr>
        <w:t>FIRM A</w:t>
      </w:r>
      <w:r>
        <w:rPr>
          <w:rFonts w:ascii="Calibri" w:hAnsi="Calibri" w:eastAsia="Calibri" w:cs="Calibri"/>
          <w:b w:val="0"/>
          <w:i w:val="0"/>
          <w:color w:val="0B2B4E"/>
          <w:sz w:val="20"/>
          <w:u w:val="none"/>
        </w:rPr>
        <w:t xml:space="preserve">, </w:t>
      </w:r>
      <w:r>
        <w:rPr>
          <w:rFonts w:ascii="Calibri" w:hAnsi="Calibri" w:eastAsia="Calibri" w:cs="Calibri"/>
          <w:b/>
          <w:i w:val="0"/>
          <w:color w:val="E09F3E"/>
          <w:sz w:val="20"/>
          <w:u w:val="none"/>
        </w:rPr>
        <w:t>FIRM B</w:t>
      </w:r>
      <w:r>
        <w:rPr>
          <w:rFonts w:ascii="Calibri" w:hAnsi="Calibri" w:eastAsia="Calibri" w:cs="Calibri"/>
          <w:b w:val="0"/>
          <w:i w:val="0"/>
          <w:color w:val="0B2B4E"/>
          <w:sz w:val="20"/>
          <w:u w:val="none"/>
        </w:rPr>
        <w:t>)</w:t>
      </w:r>
    </w:p>
    <w:p>
      <w:pPr>
        <w:spacing w:before="20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(10 points)  </w:t>
      </w:r>
      <w:r>
        <w:rPr>
          <w:rFonts w:ascii="Calibri" w:hAnsi="Calibri" w:eastAsia="Calibri" w:cs="Calibri"/>
          <w:b w:val="0"/>
          <w:i w:val="0"/>
          <w:u w:val="none"/>
        </w:rPr>
        <w:t>The newspapers set their advertising rates independently. Determine the optimal strategy for each firm. Is there a dominant strategy for any of the two firms? If so, explain why.</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What is the Nash equilibrium of this game, and the payoff for each firm?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s="Calibri"/>
        <w:b w:val="0"/>
        <w:i w:val="0"/>
        <w:color w:val="555B66"/>
        <w:sz w:val="18"/>
        <w:u w:val="none"/>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40" w:lineRule="auto"/>
    </w:pPr>
    <w:rPr>
      <w:rFonts w:ascii="Calibri" w:hAnsi="Calibri" w:eastAsia="Calibri" w:cs="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