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AA0AA" w14:textId="77777777" w:rsidR="00B95A28" w:rsidRPr="00F577AF" w:rsidRDefault="00B95A28" w:rsidP="00EE3A35">
      <w:pPr>
        <w:jc w:val="center"/>
        <w:rPr>
          <w:b/>
          <w:bCs/>
        </w:rPr>
      </w:pPr>
    </w:p>
    <w:p w14:paraId="6602886D" w14:textId="087DAAC6" w:rsidR="00B95A28" w:rsidRPr="00F577AF" w:rsidRDefault="00383C25" w:rsidP="00EE3A35">
      <w:pPr>
        <w:jc w:val="center"/>
        <w:rPr>
          <w:b/>
          <w:bCs/>
        </w:rPr>
      </w:pPr>
      <w:r w:rsidRPr="00F577AF">
        <w:rPr>
          <w:b/>
          <w:bCs/>
        </w:rPr>
        <w:t xml:space="preserve">Problem Set </w:t>
      </w:r>
      <w:r w:rsidR="00A75CA4">
        <w:rPr>
          <w:b/>
          <w:bCs/>
        </w:rPr>
        <w:t>4</w:t>
      </w:r>
    </w:p>
    <w:p w14:paraId="0A38A24E" w14:textId="2233E052" w:rsidR="00B95A28" w:rsidRDefault="00B95A28" w:rsidP="00EE3A35">
      <w:pPr>
        <w:jc w:val="center"/>
      </w:pPr>
      <w:r w:rsidRPr="00F577AF">
        <w:t>(1</w:t>
      </w:r>
      <w:r w:rsidR="00D9520D">
        <w:t>00</w:t>
      </w:r>
      <w:r w:rsidRPr="00F577AF">
        <w:t xml:space="preserve"> points)</w:t>
      </w:r>
    </w:p>
    <w:p w14:paraId="48D2A8FA" w14:textId="77777777" w:rsidR="00621A3D" w:rsidRPr="00F577AF" w:rsidRDefault="00621A3D" w:rsidP="00EE3A35">
      <w:pPr>
        <w:jc w:val="center"/>
      </w:pPr>
    </w:p>
    <w:p w14:paraId="579EB9F3" w14:textId="381F14D6" w:rsidR="00C8229E" w:rsidRDefault="00C8229E" w:rsidP="00EE3A35">
      <w:pPr>
        <w:pBdr>
          <w:bottom w:val="single" w:sz="6" w:space="1" w:color="auto"/>
        </w:pBdr>
        <w:jc w:val="center"/>
      </w:pPr>
    </w:p>
    <w:p w14:paraId="0887F673" w14:textId="77777777" w:rsidR="00621A3D" w:rsidRPr="004F7DC5" w:rsidRDefault="00621A3D" w:rsidP="001F563A">
      <w:pPr>
        <w:pBdr>
          <w:bottom w:val="single" w:sz="6" w:space="1" w:color="auto"/>
        </w:pBdr>
        <w:jc w:val="both"/>
        <w:rPr>
          <w:color w:val="0070C0"/>
        </w:rPr>
      </w:pPr>
      <w:r w:rsidRPr="004F7DC5">
        <w:rPr>
          <w:b/>
          <w:bCs/>
          <w:color w:val="0070C0"/>
        </w:rPr>
        <w:t>AI tools policy for problem sets:</w:t>
      </w:r>
      <w:r w:rsidRPr="004F7DC5">
        <w:rPr>
          <w:color w:val="0070C0"/>
        </w:rPr>
        <w:t xml:space="preserve"> For problem sets, you may use AI tools (e.g. ChatGPT) to help brainstorm or to revise existing work you have written. When you submit your problem set, we expect you to clearly attribute what text was generated by the AI tool (e.g., AI-generated text appears in a different colored font, quoted directly in the text, or use an in-text parenthetical citation). While AI tools can provide helpful insights, we want you to think critically about the information you receive. We encourage you to ask specific questions, provide context, and evaluate the quality of the answers provided by AI tools. Remember, the answers are not always correct.</w:t>
      </w:r>
    </w:p>
    <w:p w14:paraId="4F2942BA" w14:textId="77777777" w:rsidR="00A509A6" w:rsidRPr="00F577AF" w:rsidRDefault="00A509A6" w:rsidP="00D9520D">
      <w:pPr>
        <w:pBdr>
          <w:bottom w:val="single" w:sz="6" w:space="1" w:color="auto"/>
        </w:pBdr>
      </w:pPr>
    </w:p>
    <w:p w14:paraId="24279618" w14:textId="77777777" w:rsidR="00C8229E" w:rsidRPr="00F577AF" w:rsidRDefault="00C8229E" w:rsidP="00EE3A35">
      <w:pPr>
        <w:jc w:val="center"/>
      </w:pPr>
    </w:p>
    <w:p w14:paraId="491B4B39" w14:textId="1F3CC113" w:rsidR="003E63A5" w:rsidRPr="00D94B57" w:rsidRDefault="003E63A5" w:rsidP="003E63A5">
      <w:pPr>
        <w:pStyle w:val="Heading2"/>
        <w:keepNext w:val="0"/>
        <w:spacing w:before="0" w:after="120"/>
        <w:ind w:right="-86" w:hanging="14"/>
        <w:jc w:val="both"/>
        <w:rPr>
          <w:rFonts w:ascii="Times New Roman" w:hAnsi="Times New Roman" w:cs="Times New Roman"/>
        </w:rPr>
      </w:pPr>
      <w:r w:rsidRPr="00D94B57">
        <w:rPr>
          <w:rFonts w:ascii="Times New Roman" w:hAnsi="Times New Roman" w:cs="Times New Roman"/>
        </w:rPr>
        <w:t xml:space="preserve">Problem </w:t>
      </w:r>
      <w:r w:rsidR="00D9520D">
        <w:rPr>
          <w:rFonts w:ascii="Times New Roman" w:hAnsi="Times New Roman" w:cs="Times New Roman"/>
        </w:rPr>
        <w:t>1</w:t>
      </w:r>
      <w:r w:rsidRPr="00D94B57">
        <w:rPr>
          <w:rFonts w:ascii="Times New Roman" w:hAnsi="Times New Roman" w:cs="Times New Roman"/>
        </w:rPr>
        <w:t>. Maguire Alarm Company</w:t>
      </w:r>
      <w:r w:rsidR="000D37ED">
        <w:rPr>
          <w:rFonts w:ascii="Times New Roman" w:hAnsi="Times New Roman" w:cs="Times New Roman"/>
        </w:rPr>
        <w:t xml:space="preserve"> (</w:t>
      </w:r>
      <w:r w:rsidR="003F1727">
        <w:rPr>
          <w:rFonts w:ascii="Times New Roman" w:hAnsi="Times New Roman" w:cs="Times New Roman"/>
        </w:rPr>
        <w:t xml:space="preserve">25 </w:t>
      </w:r>
      <w:r w:rsidR="000D37ED">
        <w:rPr>
          <w:rFonts w:ascii="Times New Roman" w:hAnsi="Times New Roman" w:cs="Times New Roman"/>
        </w:rPr>
        <w:t>points)</w:t>
      </w:r>
    </w:p>
    <w:p w14:paraId="372197EF" w14:textId="419FF53D" w:rsidR="003E63A5" w:rsidRPr="00D94B57" w:rsidRDefault="003E63A5" w:rsidP="003E63A5">
      <w:pPr>
        <w:tabs>
          <w:tab w:val="left" w:pos="9720"/>
        </w:tabs>
        <w:ind w:right="-80" w:hanging="20"/>
        <w:jc w:val="both"/>
      </w:pPr>
      <w:r w:rsidRPr="00D94B57">
        <w:t xml:space="preserve">The Maguire Alarm Company is a medium-sized electronics company specializing in alarm devices.  Maquire's </w:t>
      </w:r>
      <w:r w:rsidR="00017E6A">
        <w:t xml:space="preserve">demand function </w:t>
      </w:r>
      <w:r w:rsidRPr="00D94B57">
        <w:t xml:space="preserve">is estimated as </w:t>
      </w:r>
      <w:r w:rsidR="00017E6A">
        <w:t>Q</w:t>
      </w:r>
      <w:r w:rsidRPr="00D94B57">
        <w:t xml:space="preserve"> = 4500 - </w:t>
      </w:r>
      <w:r w:rsidR="00017E6A">
        <w:t>P</w:t>
      </w:r>
      <w:r w:rsidRPr="00D94B57">
        <w:t xml:space="preserve">.  The company has the following cost function:  TC = 150,000 + 400Q.  Suppose that the current </w:t>
      </w:r>
      <w:r w:rsidR="00C12FEF">
        <w:t xml:space="preserve">sales </w:t>
      </w:r>
      <w:r w:rsidRPr="00D94B57">
        <w:t>price is $2</w:t>
      </w:r>
      <w:r w:rsidR="00C12FEF">
        <w:t>,</w:t>
      </w:r>
      <w:r w:rsidRPr="00D94B57">
        <w:t xml:space="preserve">000 per unit. </w:t>
      </w:r>
    </w:p>
    <w:p w14:paraId="1ECE7794" w14:textId="77777777" w:rsidR="003E63A5" w:rsidRPr="00D94B57" w:rsidRDefault="003E63A5" w:rsidP="003E63A5">
      <w:pPr>
        <w:tabs>
          <w:tab w:val="left" w:pos="9720"/>
        </w:tabs>
        <w:ind w:right="-80" w:hanging="20"/>
        <w:jc w:val="both"/>
      </w:pPr>
    </w:p>
    <w:p w14:paraId="71CE34BD" w14:textId="4720043C" w:rsidR="003E63A5" w:rsidRPr="00D94B57" w:rsidRDefault="003E63A5" w:rsidP="003E63A5">
      <w:pPr>
        <w:tabs>
          <w:tab w:val="left" w:pos="9720"/>
        </w:tabs>
        <w:ind w:right="-80" w:hanging="20"/>
        <w:jc w:val="both"/>
      </w:pPr>
      <w:r w:rsidRPr="00D94B57">
        <w:t xml:space="preserve">a. </w:t>
      </w:r>
      <w:r w:rsidR="001D54FF">
        <w:t xml:space="preserve">(4 points) </w:t>
      </w:r>
      <w:r w:rsidRPr="00D94B57">
        <w:t>What is the current level of profits at this price?</w:t>
      </w:r>
    </w:p>
    <w:p w14:paraId="0ECA3DE9" w14:textId="77777777" w:rsidR="003E63A5" w:rsidRPr="00D94B57" w:rsidRDefault="003E63A5" w:rsidP="003E63A5">
      <w:pPr>
        <w:tabs>
          <w:tab w:val="left" w:pos="9720"/>
        </w:tabs>
        <w:ind w:right="-80" w:hanging="20"/>
        <w:jc w:val="both"/>
      </w:pPr>
    </w:p>
    <w:p w14:paraId="7FB5C1DF" w14:textId="4FD526B8" w:rsidR="003E63A5" w:rsidRPr="00D94B57" w:rsidRDefault="003E63A5" w:rsidP="003E63A5">
      <w:pPr>
        <w:tabs>
          <w:tab w:val="left" w:pos="9720"/>
        </w:tabs>
        <w:ind w:right="-80" w:hanging="20"/>
        <w:jc w:val="both"/>
      </w:pPr>
      <w:r w:rsidRPr="00D94B57">
        <w:t xml:space="preserve">b. </w:t>
      </w:r>
      <w:r w:rsidR="001D54FF">
        <w:t xml:space="preserve">(4 points) </w:t>
      </w:r>
      <w:r w:rsidRPr="00D94B57">
        <w:t xml:space="preserve">What is the </w:t>
      </w:r>
      <w:r w:rsidR="00441FAE">
        <w:t>own-price</w:t>
      </w:r>
      <w:r w:rsidR="00441FAE" w:rsidRPr="00D94B57">
        <w:t xml:space="preserve"> </w:t>
      </w:r>
      <w:r w:rsidRPr="00D94B57">
        <w:t>elasticity at the current price of $2</w:t>
      </w:r>
      <w:r w:rsidR="00C12FEF">
        <w:t>,</w:t>
      </w:r>
      <w:r w:rsidRPr="00D94B57">
        <w:t>000?</w:t>
      </w:r>
      <w:r w:rsidR="00A3071E">
        <w:t xml:space="preserve"> </w:t>
      </w:r>
      <w:bookmarkStart w:id="0" w:name="_Hlk95115929"/>
      <w:r w:rsidR="00A3071E">
        <w:t>Is demand elastic or inelastic</w:t>
      </w:r>
      <w:r w:rsidR="009C7F0B">
        <w:t xml:space="preserve"> at this price</w:t>
      </w:r>
      <w:r w:rsidR="00A3071E">
        <w:t>?</w:t>
      </w:r>
    </w:p>
    <w:bookmarkEnd w:id="0"/>
    <w:p w14:paraId="7ADB8AFC" w14:textId="77777777" w:rsidR="003E63A5" w:rsidRPr="00D94B57" w:rsidRDefault="003E63A5" w:rsidP="003E63A5">
      <w:pPr>
        <w:tabs>
          <w:tab w:val="left" w:pos="9720"/>
        </w:tabs>
        <w:ind w:right="-80" w:hanging="20"/>
        <w:jc w:val="both"/>
      </w:pPr>
    </w:p>
    <w:p w14:paraId="2DF97486" w14:textId="0843A5D6" w:rsidR="007E0AF8" w:rsidRDefault="003E63A5" w:rsidP="009C7F0B">
      <w:pPr>
        <w:tabs>
          <w:tab w:val="left" w:pos="9720"/>
        </w:tabs>
        <w:ind w:right="-80" w:hanging="20"/>
        <w:jc w:val="both"/>
      </w:pPr>
      <w:r w:rsidRPr="00D94B57">
        <w:t xml:space="preserve">c. </w:t>
      </w:r>
      <w:r w:rsidR="001D54FF">
        <w:t xml:space="preserve">(12 points) </w:t>
      </w:r>
      <w:r w:rsidRPr="00D94B57">
        <w:t xml:space="preserve">What is the </w:t>
      </w:r>
      <w:r w:rsidR="00017E6A" w:rsidRPr="006D6FD6">
        <w:rPr>
          <w:u w:val="single"/>
        </w:rPr>
        <w:t>optimal</w:t>
      </w:r>
      <w:r w:rsidRPr="00D94B57">
        <w:t xml:space="preserve"> quantity and price</w:t>
      </w:r>
      <w:r w:rsidR="00C53FD4">
        <w:t xml:space="preserve"> </w:t>
      </w:r>
      <w:bookmarkStart w:id="1" w:name="_Hlk95115984"/>
      <w:r w:rsidR="00C53FD4">
        <w:t>(at which profits are maximized)</w:t>
      </w:r>
      <w:bookmarkEnd w:id="1"/>
      <w:r w:rsidRPr="00D94B57">
        <w:t xml:space="preserve">? What is the level of profits at </w:t>
      </w:r>
      <w:r w:rsidR="00C53FD4" w:rsidRPr="00D94B57">
        <w:t>th</w:t>
      </w:r>
      <w:r w:rsidR="00C53FD4">
        <w:t>is</w:t>
      </w:r>
      <w:r w:rsidR="00C53FD4" w:rsidRPr="00D94B57">
        <w:t xml:space="preserve"> </w:t>
      </w:r>
      <w:r w:rsidR="00017E6A">
        <w:t>optimal</w:t>
      </w:r>
      <w:r w:rsidRPr="00D94B57">
        <w:t xml:space="preserve"> price? What is the </w:t>
      </w:r>
      <w:r w:rsidR="00EF3D12">
        <w:t xml:space="preserve">own-price </w:t>
      </w:r>
      <w:r w:rsidRPr="00D94B57">
        <w:t xml:space="preserve">elasticity of demand at this </w:t>
      </w:r>
      <w:r w:rsidR="00C53FD4">
        <w:t xml:space="preserve">optimal </w:t>
      </w:r>
      <w:r w:rsidRPr="00D94B57">
        <w:t>price?</w:t>
      </w:r>
      <w:r w:rsidR="009C7F0B">
        <w:t xml:space="preserve"> </w:t>
      </w:r>
      <w:bookmarkStart w:id="2" w:name="_Hlk95116008"/>
      <w:r w:rsidR="009C7F0B">
        <w:t>Is demand elastic or inelastic at this price?</w:t>
      </w:r>
      <w:bookmarkEnd w:id="2"/>
    </w:p>
    <w:p w14:paraId="48452F76" w14:textId="43845FE0" w:rsidR="00C12FEF" w:rsidRDefault="00C12FEF" w:rsidP="009C7F0B">
      <w:pPr>
        <w:tabs>
          <w:tab w:val="left" w:pos="9720"/>
        </w:tabs>
        <w:ind w:right="-80" w:hanging="20"/>
        <w:jc w:val="both"/>
      </w:pPr>
    </w:p>
    <w:p w14:paraId="485EF15C" w14:textId="068FE165" w:rsidR="00C12FEF" w:rsidRPr="00406F85" w:rsidRDefault="00C12FEF" w:rsidP="009C7F0B">
      <w:pPr>
        <w:tabs>
          <w:tab w:val="left" w:pos="9720"/>
        </w:tabs>
        <w:ind w:right="-80" w:hanging="20"/>
        <w:jc w:val="both"/>
      </w:pPr>
      <w:r>
        <w:t xml:space="preserve">d. </w:t>
      </w:r>
      <w:r w:rsidR="001D54FF">
        <w:t xml:space="preserve">(5 points) </w:t>
      </w:r>
      <w:r w:rsidR="00406F85">
        <w:t xml:space="preserve">What is the share of markup in the optimal price (Lerner Index)? </w:t>
      </w:r>
      <w:r w:rsidR="005A00DE">
        <w:t xml:space="preserve">Show the two ways of computing the Lerner Index by relating it to the </w:t>
      </w:r>
      <w:r w:rsidR="00406F85">
        <w:t>demand elasticity estimated in c.)</w:t>
      </w:r>
    </w:p>
    <w:p w14:paraId="55303421" w14:textId="77777777" w:rsidR="00042455" w:rsidRDefault="00042455" w:rsidP="004F5BA7">
      <w:pPr>
        <w:pStyle w:val="ListParagraph"/>
        <w:pBdr>
          <w:bottom w:val="single" w:sz="4" w:space="1" w:color="auto"/>
        </w:pBdr>
        <w:ind w:left="0"/>
        <w:jc w:val="both"/>
        <w:rPr>
          <w:color w:val="000000"/>
        </w:rPr>
      </w:pPr>
    </w:p>
    <w:p w14:paraId="0FB6061D" w14:textId="77777777" w:rsidR="00E474E7" w:rsidRDefault="00E474E7" w:rsidP="004F5BA7">
      <w:pPr>
        <w:pStyle w:val="ListParagraph"/>
        <w:pBdr>
          <w:bottom w:val="single" w:sz="4" w:space="1" w:color="auto"/>
        </w:pBdr>
        <w:ind w:left="0"/>
        <w:jc w:val="both"/>
        <w:rPr>
          <w:color w:val="000000"/>
        </w:rPr>
      </w:pPr>
    </w:p>
    <w:p w14:paraId="4B389FF9" w14:textId="77777777" w:rsidR="00D94B57" w:rsidRDefault="00D94B57" w:rsidP="00D94B57">
      <w:pPr>
        <w:jc w:val="both"/>
        <w:rPr>
          <w:b/>
        </w:rPr>
      </w:pPr>
    </w:p>
    <w:p w14:paraId="142DAE66" w14:textId="6D332EAA" w:rsidR="00552A0B" w:rsidRPr="00F577AF" w:rsidRDefault="003539BE" w:rsidP="00D94B57">
      <w:pPr>
        <w:jc w:val="both"/>
        <w:rPr>
          <w:b/>
        </w:rPr>
      </w:pPr>
      <w:r w:rsidRPr="00F577AF">
        <w:rPr>
          <w:b/>
        </w:rPr>
        <w:t xml:space="preserve">Problem </w:t>
      </w:r>
      <w:r w:rsidR="00D9520D">
        <w:rPr>
          <w:b/>
        </w:rPr>
        <w:t>2</w:t>
      </w:r>
      <w:r w:rsidR="00C8229E" w:rsidRPr="00F577AF">
        <w:rPr>
          <w:b/>
        </w:rPr>
        <w:t>.</w:t>
      </w:r>
      <w:r w:rsidR="00552A0B" w:rsidRPr="00F577AF">
        <w:rPr>
          <w:b/>
        </w:rPr>
        <w:t xml:space="preserve"> Dayna’s Doorstops (From Pindyck and Rubinfeld</w:t>
      </w:r>
      <w:r w:rsidR="001E3196" w:rsidRPr="00F577AF">
        <w:rPr>
          <w:b/>
        </w:rPr>
        <w:t xml:space="preserve">, </w:t>
      </w:r>
      <w:r w:rsidR="003F1727">
        <w:rPr>
          <w:b/>
        </w:rPr>
        <w:t>2</w:t>
      </w:r>
      <w:r w:rsidR="003C3111">
        <w:rPr>
          <w:b/>
        </w:rPr>
        <w:t>0</w:t>
      </w:r>
      <w:r w:rsidR="003F1727" w:rsidRPr="00F577AF">
        <w:rPr>
          <w:b/>
        </w:rPr>
        <w:t xml:space="preserve"> </w:t>
      </w:r>
      <w:r w:rsidR="008E5DAE" w:rsidRPr="00F577AF">
        <w:rPr>
          <w:b/>
        </w:rPr>
        <w:t>points</w:t>
      </w:r>
      <w:r w:rsidR="00552A0B" w:rsidRPr="00F577AF">
        <w:rPr>
          <w:b/>
        </w:rPr>
        <w:t>)</w:t>
      </w:r>
    </w:p>
    <w:p w14:paraId="37884B68" w14:textId="77777777" w:rsidR="00552A0B" w:rsidRPr="00F577AF" w:rsidRDefault="00552A0B" w:rsidP="004F5BA7">
      <w:pPr>
        <w:pStyle w:val="ListParagraph"/>
        <w:ind w:left="0"/>
        <w:jc w:val="both"/>
      </w:pPr>
    </w:p>
    <w:p w14:paraId="02C1B225" w14:textId="77777777" w:rsidR="00552A0B" w:rsidRPr="00F577AF" w:rsidRDefault="00552A0B" w:rsidP="004F5BA7">
      <w:pPr>
        <w:pStyle w:val="ListParagraph"/>
        <w:ind w:left="0"/>
        <w:jc w:val="both"/>
      </w:pPr>
      <w:r w:rsidRPr="00F577AF">
        <w:t xml:space="preserve">Dayna’s Doorstops, Inc. (DD) is a monopolist in the doorstop industry. </w:t>
      </w:r>
    </w:p>
    <w:p w14:paraId="20607B94" w14:textId="0CF2183A" w:rsidR="00552A0B" w:rsidRDefault="00552A0B" w:rsidP="004F5BA7">
      <w:pPr>
        <w:pStyle w:val="ListParagraph"/>
        <w:ind w:left="0"/>
        <w:jc w:val="both"/>
      </w:pPr>
      <w:r w:rsidRPr="00F577AF">
        <w:t xml:space="preserve">Its </w:t>
      </w:r>
      <w:r w:rsidR="004D063C">
        <w:t xml:space="preserve">total </w:t>
      </w:r>
      <w:r w:rsidRPr="00F577AF">
        <w:t xml:space="preserve">cost is </w:t>
      </w:r>
      <w:r w:rsidR="004D063C">
        <w:t>T</w:t>
      </w:r>
      <w:r w:rsidRPr="00F577AF">
        <w:t>C = 100 – 5Q + Q</w:t>
      </w:r>
      <w:r w:rsidRPr="00F577AF">
        <w:rPr>
          <w:vertAlign w:val="superscript"/>
        </w:rPr>
        <w:t>2</w:t>
      </w:r>
      <w:r w:rsidRPr="00F577AF">
        <w:t xml:space="preserve">, and </w:t>
      </w:r>
      <w:r w:rsidR="004D063C">
        <w:t xml:space="preserve">(inverse) </w:t>
      </w:r>
      <w:r w:rsidRPr="00F577AF">
        <w:t>demand is P = 55 – 2Q.</w:t>
      </w:r>
    </w:p>
    <w:p w14:paraId="1A41F9C4" w14:textId="77777777" w:rsidR="00E938E7" w:rsidRPr="00F577AF" w:rsidRDefault="00E938E7" w:rsidP="004F5BA7">
      <w:pPr>
        <w:pStyle w:val="ListParagraph"/>
        <w:ind w:left="0"/>
        <w:jc w:val="both"/>
      </w:pPr>
    </w:p>
    <w:p w14:paraId="77B5CD94" w14:textId="2E264034" w:rsidR="003E23B1" w:rsidRDefault="001D54FF" w:rsidP="009476E9">
      <w:pPr>
        <w:pStyle w:val="ListParagraph"/>
        <w:numPr>
          <w:ilvl w:val="0"/>
          <w:numId w:val="18"/>
        </w:numPr>
        <w:jc w:val="both"/>
      </w:pPr>
      <w:r>
        <w:t>(</w:t>
      </w:r>
      <w:r w:rsidR="003C3111">
        <w:t>5</w:t>
      </w:r>
      <w:r>
        <w:t xml:space="preserve"> points) </w:t>
      </w:r>
      <w:r w:rsidR="00552A0B" w:rsidRPr="00F577AF">
        <w:t>What price should DD set to maximize profit? What output does the firm produce? How much profit does DD generate?</w:t>
      </w:r>
      <w:r w:rsidR="00AE42F2">
        <w:t xml:space="preserve"> </w:t>
      </w:r>
    </w:p>
    <w:p w14:paraId="4B91505D" w14:textId="77777777" w:rsidR="00376BF0" w:rsidRPr="00F577AF" w:rsidRDefault="00376BF0" w:rsidP="00376BF0">
      <w:pPr>
        <w:pStyle w:val="ListParagraph"/>
        <w:jc w:val="both"/>
      </w:pPr>
    </w:p>
    <w:p w14:paraId="73B04294" w14:textId="301AE031" w:rsidR="00485275" w:rsidRDefault="001D54FF" w:rsidP="005953B3">
      <w:pPr>
        <w:pStyle w:val="ListParagraph"/>
        <w:numPr>
          <w:ilvl w:val="0"/>
          <w:numId w:val="18"/>
        </w:numPr>
        <w:jc w:val="both"/>
      </w:pPr>
      <w:r>
        <w:t xml:space="preserve">(7 points) </w:t>
      </w:r>
      <w:r w:rsidR="00552A0B" w:rsidRPr="00F577AF">
        <w:t xml:space="preserve">What would output be if DD acted like a perfect competitor and set MC = P? </w:t>
      </w:r>
      <w:r w:rsidR="00585E63" w:rsidRPr="00F577AF">
        <w:t xml:space="preserve">How much profit </w:t>
      </w:r>
      <w:r w:rsidR="00585E63">
        <w:t>would</w:t>
      </w:r>
      <w:r w:rsidR="00585E63" w:rsidRPr="00F577AF">
        <w:t xml:space="preserve"> DD generate?</w:t>
      </w:r>
      <w:r w:rsidR="00585E63">
        <w:t xml:space="preserve"> </w:t>
      </w:r>
    </w:p>
    <w:p w14:paraId="59F54BE3" w14:textId="77777777" w:rsidR="000A246C" w:rsidRDefault="000A246C" w:rsidP="000A246C">
      <w:pPr>
        <w:pStyle w:val="ListParagraph"/>
      </w:pPr>
    </w:p>
    <w:p w14:paraId="6B1AFB94" w14:textId="37D36F01" w:rsidR="001821A1" w:rsidRPr="000A246C" w:rsidRDefault="001D54FF" w:rsidP="000A246C">
      <w:pPr>
        <w:pStyle w:val="ListParagraph"/>
        <w:numPr>
          <w:ilvl w:val="0"/>
          <w:numId w:val="18"/>
        </w:numPr>
        <w:jc w:val="both"/>
      </w:pPr>
      <w:r>
        <w:lastRenderedPageBreak/>
        <w:t xml:space="preserve">(8 points) </w:t>
      </w:r>
      <w:r w:rsidR="000A246C">
        <w:t>Show graphically the consumer surplus and producer surplus under perfect competition (part b.). Then draw a separate graph showing consumer and producer surplus under monopoly (part a). Illustrate</w:t>
      </w:r>
      <w:r w:rsidR="004E702F">
        <w:t xml:space="preserve"> on the second graph</w:t>
      </w:r>
      <w:r w:rsidR="000A246C">
        <w:t xml:space="preserve"> the deadweight loss due to monopoly. Explain in words the consequences of having a monopoly instead of perfect competition on consumer surplus</w:t>
      </w:r>
      <w:r w:rsidR="004E702F">
        <w:t>, producer surplus,</w:t>
      </w:r>
      <w:r w:rsidR="000A246C">
        <w:t xml:space="preserve"> and on total welfare. </w:t>
      </w:r>
      <w:r w:rsidR="000A246C">
        <w:rPr>
          <w:i/>
        </w:rPr>
        <w:t>Note: You do not need to plot the exact functions from a. and b.; an illustration is fine.</w:t>
      </w:r>
      <w:r w:rsidR="001E745E">
        <w:rPr>
          <w:i/>
        </w:rPr>
        <w:t xml:space="preserve"> </w:t>
      </w:r>
      <w:bookmarkStart w:id="3" w:name="_Hlk213151360"/>
      <w:r w:rsidR="001E745E" w:rsidRPr="0014286B">
        <w:rPr>
          <w:bCs/>
          <w:i/>
        </w:rPr>
        <w:t>You may use AI tools to produce graphs</w:t>
      </w:r>
      <w:bookmarkEnd w:id="3"/>
      <w:r w:rsidR="001E745E">
        <w:rPr>
          <w:bCs/>
          <w:i/>
        </w:rPr>
        <w:t>.</w:t>
      </w:r>
    </w:p>
    <w:p w14:paraId="78999494" w14:textId="77777777" w:rsidR="00C06971" w:rsidRDefault="00C06971"/>
    <w:p w14:paraId="748F288E" w14:textId="77777777" w:rsidR="00B50916" w:rsidRDefault="00B50916" w:rsidP="00B50916">
      <w:pPr>
        <w:pStyle w:val="ListParagraph"/>
        <w:pBdr>
          <w:bottom w:val="single" w:sz="4" w:space="1" w:color="auto"/>
        </w:pBdr>
        <w:ind w:left="0"/>
        <w:jc w:val="both"/>
        <w:rPr>
          <w:color w:val="000000"/>
        </w:rPr>
      </w:pPr>
    </w:p>
    <w:p w14:paraId="2A4D32F9" w14:textId="37680A51" w:rsidR="007F4FDC" w:rsidRPr="00562B87" w:rsidRDefault="00C95B66" w:rsidP="006D319C">
      <w:pPr>
        <w:pStyle w:val="MCQList2"/>
        <w:spacing w:before="240"/>
        <w:ind w:left="0" w:firstLine="0"/>
        <w:jc w:val="both"/>
        <w:rPr>
          <w:rFonts w:ascii="Times New Roman" w:hAnsi="Times New Roman"/>
          <w:sz w:val="24"/>
          <w:szCs w:val="24"/>
        </w:rPr>
      </w:pPr>
      <w:r w:rsidRPr="00C95B66">
        <w:rPr>
          <w:rFonts w:ascii="Times New Roman" w:hAnsi="Times New Roman"/>
          <w:sz w:val="24"/>
          <w:szCs w:val="24"/>
        </w:rPr>
        <w:t xml:space="preserve">Problem </w:t>
      </w:r>
      <w:r w:rsidR="00D9520D">
        <w:rPr>
          <w:rFonts w:ascii="Times New Roman" w:hAnsi="Times New Roman"/>
          <w:sz w:val="24"/>
          <w:szCs w:val="24"/>
        </w:rPr>
        <w:t>3</w:t>
      </w:r>
      <w:r w:rsidRPr="00C95B66">
        <w:rPr>
          <w:rFonts w:ascii="Times New Roman" w:hAnsi="Times New Roman"/>
          <w:sz w:val="24"/>
          <w:szCs w:val="24"/>
        </w:rPr>
        <w:t>.</w:t>
      </w:r>
      <w:r>
        <w:rPr>
          <w:rFonts w:ascii="Times New Roman" w:hAnsi="Times New Roman"/>
          <w:sz w:val="24"/>
          <w:szCs w:val="24"/>
        </w:rPr>
        <w:t xml:space="preserve"> </w:t>
      </w:r>
      <w:r w:rsidR="00BF0DC3">
        <w:rPr>
          <w:rFonts w:ascii="Times New Roman" w:hAnsi="Times New Roman"/>
          <w:sz w:val="24"/>
          <w:szCs w:val="24"/>
        </w:rPr>
        <w:t xml:space="preserve">Reinventing Barnes </w:t>
      </w:r>
      <w:r w:rsidR="006C0752">
        <w:rPr>
          <w:rFonts w:ascii="Times New Roman" w:hAnsi="Times New Roman"/>
          <w:sz w:val="24"/>
          <w:szCs w:val="24"/>
        </w:rPr>
        <w:t>&amp;</w:t>
      </w:r>
      <w:r w:rsidR="00BF0DC3">
        <w:rPr>
          <w:rFonts w:ascii="Times New Roman" w:hAnsi="Times New Roman"/>
          <w:sz w:val="24"/>
          <w:szCs w:val="24"/>
        </w:rPr>
        <w:t xml:space="preserve"> Noble</w:t>
      </w:r>
      <w:r w:rsidR="00A41AEF">
        <w:rPr>
          <w:rFonts w:ascii="Times New Roman" w:hAnsi="Times New Roman"/>
          <w:sz w:val="24"/>
          <w:szCs w:val="24"/>
        </w:rPr>
        <w:t xml:space="preserve"> (2</w:t>
      </w:r>
      <w:r w:rsidR="003C3111">
        <w:rPr>
          <w:rFonts w:ascii="Times New Roman" w:hAnsi="Times New Roman"/>
          <w:sz w:val="24"/>
          <w:szCs w:val="24"/>
        </w:rPr>
        <w:t>0</w:t>
      </w:r>
      <w:r w:rsidR="00A41AEF">
        <w:rPr>
          <w:rFonts w:ascii="Times New Roman" w:hAnsi="Times New Roman"/>
          <w:sz w:val="24"/>
          <w:szCs w:val="24"/>
        </w:rPr>
        <w:t xml:space="preserve"> points)</w:t>
      </w:r>
    </w:p>
    <w:p w14:paraId="68089A5B" w14:textId="53405153" w:rsidR="006C0752" w:rsidRDefault="00BF0DC3" w:rsidP="006D319C">
      <w:pPr>
        <w:shd w:val="clear" w:color="auto" w:fill="FFFFFF"/>
        <w:spacing w:before="120"/>
        <w:jc w:val="both"/>
      </w:pPr>
      <w:r>
        <w:t xml:space="preserve">James Daunt, the CEO of Barnes &amp; Noble, </w:t>
      </w:r>
      <w:r w:rsidR="00FC5B7E">
        <w:t xml:space="preserve">was hired before the sales of Barnes &amp; Noble reached the bottom. His goal </w:t>
      </w:r>
      <w:r w:rsidR="009A0FE8">
        <w:t xml:space="preserve">is </w:t>
      </w:r>
      <w:r w:rsidR="00FC5B7E">
        <w:t>to change</w:t>
      </w:r>
      <w:r>
        <w:t xml:space="preserve"> the business model of the company</w:t>
      </w:r>
      <w:r w:rsidR="00FC262E">
        <w:t>.</w:t>
      </w:r>
      <w:r>
        <w:t xml:space="preserve"> </w:t>
      </w:r>
    </w:p>
    <w:p w14:paraId="176414E4" w14:textId="77777777" w:rsidR="003B22CA" w:rsidRDefault="003B22CA" w:rsidP="006C0752">
      <w:pPr>
        <w:shd w:val="clear" w:color="auto" w:fill="FFFFFF"/>
        <w:jc w:val="both"/>
      </w:pPr>
    </w:p>
    <w:p w14:paraId="4AA62F4C" w14:textId="647159D0" w:rsidR="003B22CA" w:rsidRDefault="003B22CA" w:rsidP="003B22CA">
      <w:pPr>
        <w:pStyle w:val="ListParagraph"/>
        <w:numPr>
          <w:ilvl w:val="0"/>
          <w:numId w:val="25"/>
        </w:numPr>
        <w:shd w:val="clear" w:color="auto" w:fill="FFFFFF"/>
        <w:jc w:val="both"/>
      </w:pPr>
      <w:r>
        <w:t>(5 points) Describe how the market for books has changed since the early 2000s.  What do you think are the reasons for the decline in the fortunes of Barnes &amp; Noble?</w:t>
      </w:r>
    </w:p>
    <w:p w14:paraId="320B257A" w14:textId="77777777" w:rsidR="006C0752" w:rsidRDefault="006C0752" w:rsidP="00537318">
      <w:pPr>
        <w:shd w:val="clear" w:color="auto" w:fill="FFFFFF"/>
        <w:jc w:val="both"/>
      </w:pPr>
    </w:p>
    <w:p w14:paraId="708EDAE9" w14:textId="3A6EB403" w:rsidR="009A0FE8" w:rsidRDefault="006C0752" w:rsidP="009D560F">
      <w:pPr>
        <w:numPr>
          <w:ilvl w:val="0"/>
          <w:numId w:val="25"/>
        </w:numPr>
        <w:shd w:val="clear" w:color="auto" w:fill="FFFFFF"/>
        <w:tabs>
          <w:tab w:val="left" w:pos="4230"/>
        </w:tabs>
        <w:jc w:val="both"/>
      </w:pPr>
      <w:r>
        <w:t>(</w:t>
      </w:r>
      <w:r w:rsidR="003C3111">
        <w:t>5</w:t>
      </w:r>
      <w:r>
        <w:t xml:space="preserve"> points) </w:t>
      </w:r>
      <w:r w:rsidR="009A0FE8">
        <w:t>Consider the following three demand curves</w:t>
      </w:r>
      <w:r w:rsidR="003B22CA">
        <w:t>:</w:t>
      </w:r>
      <w:r w:rsidR="009A0FE8">
        <w:t xml:space="preserve"> Which one represent</w:t>
      </w:r>
      <w:r w:rsidR="00D94621">
        <w:t>s</w:t>
      </w:r>
      <w:r w:rsidR="009A0FE8">
        <w:t xml:space="preserve"> the best approximation for the demand Barnes &amp; Noble face</w:t>
      </w:r>
      <w:r w:rsidR="00D94621">
        <w:t>s</w:t>
      </w:r>
      <w:r w:rsidR="009A0FE8">
        <w:t xml:space="preserve"> and why? </w:t>
      </w:r>
      <w:r w:rsidR="009D560F">
        <w:t xml:space="preserve">Use the concepts learned in class to describe </w:t>
      </w:r>
      <w:r w:rsidR="002317C1">
        <w:t xml:space="preserve">the </w:t>
      </w:r>
      <w:r w:rsidR="009D560F">
        <w:t>characteristics of the market in which Barnes &amp; Noble operates.</w:t>
      </w:r>
    </w:p>
    <w:p w14:paraId="4AD0C413" w14:textId="77777777" w:rsidR="00744072" w:rsidRDefault="00744072" w:rsidP="009D560F">
      <w:pPr>
        <w:shd w:val="clear" w:color="auto" w:fill="FFFFFF"/>
        <w:tabs>
          <w:tab w:val="left" w:pos="4230"/>
        </w:tabs>
        <w:ind w:left="720"/>
        <w:jc w:val="both"/>
      </w:pPr>
    </w:p>
    <w:p w14:paraId="103DEC7D" w14:textId="77777777" w:rsidR="00744072" w:rsidRDefault="00744072" w:rsidP="009D560F">
      <w:pPr>
        <w:shd w:val="clear" w:color="auto" w:fill="FFFFFF"/>
        <w:tabs>
          <w:tab w:val="left" w:pos="4230"/>
        </w:tabs>
        <w:ind w:left="720"/>
        <w:jc w:val="both"/>
      </w:pPr>
    </w:p>
    <w:p w14:paraId="188C3B3D" w14:textId="4C220B7C" w:rsidR="00744072" w:rsidRDefault="00744072" w:rsidP="009D560F">
      <w:pPr>
        <w:shd w:val="clear" w:color="auto" w:fill="FFFFFF"/>
        <w:tabs>
          <w:tab w:val="left" w:pos="4230"/>
        </w:tabs>
        <w:jc w:val="center"/>
      </w:pPr>
      <w:r>
        <w:rPr>
          <w:noProof/>
        </w:rPr>
        <w:drawing>
          <wp:inline distT="0" distB="0" distL="0" distR="0" wp14:anchorId="02767F58" wp14:editId="768E845D">
            <wp:extent cx="4711700" cy="2163556"/>
            <wp:effectExtent l="0" t="0" r="0" b="8255"/>
            <wp:docPr id="409114823" name="Picture 1" descr="A diagram of a price and outpu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14823" name="Picture 1" descr="A diagram of a price and output&#10;&#10;Description automatically generated"/>
                    <pic:cNvPicPr/>
                  </pic:nvPicPr>
                  <pic:blipFill>
                    <a:blip r:embed="rId8"/>
                    <a:stretch>
                      <a:fillRect/>
                    </a:stretch>
                  </pic:blipFill>
                  <pic:spPr>
                    <a:xfrm>
                      <a:off x="0" y="0"/>
                      <a:ext cx="4717278" cy="2166117"/>
                    </a:xfrm>
                    <a:prstGeom prst="rect">
                      <a:avLst/>
                    </a:prstGeom>
                  </pic:spPr>
                </pic:pic>
              </a:graphicData>
            </a:graphic>
          </wp:inline>
        </w:drawing>
      </w:r>
    </w:p>
    <w:p w14:paraId="2701A044" w14:textId="2F89F6BC" w:rsidR="00744072" w:rsidRDefault="00744072" w:rsidP="00744072">
      <w:pPr>
        <w:shd w:val="clear" w:color="auto" w:fill="FFFFFF"/>
        <w:jc w:val="center"/>
      </w:pPr>
      <w:r>
        <w:rPr>
          <w:noProof/>
        </w:rPr>
        <w:drawing>
          <wp:inline distT="0" distB="0" distL="0" distR="0" wp14:anchorId="5ACB5CCB" wp14:editId="4FD6311B">
            <wp:extent cx="2463800" cy="1888461"/>
            <wp:effectExtent l="0" t="0" r="0" b="0"/>
            <wp:docPr id="2024659726" name="Picture 1" descr="A diagram of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59726" name="Picture 1" descr="A diagram of a line graph&#10;&#10;Description automatically generated"/>
                    <pic:cNvPicPr/>
                  </pic:nvPicPr>
                  <pic:blipFill>
                    <a:blip r:embed="rId9"/>
                    <a:stretch>
                      <a:fillRect/>
                    </a:stretch>
                  </pic:blipFill>
                  <pic:spPr>
                    <a:xfrm>
                      <a:off x="0" y="0"/>
                      <a:ext cx="2492152" cy="1910192"/>
                    </a:xfrm>
                    <a:prstGeom prst="rect">
                      <a:avLst/>
                    </a:prstGeom>
                  </pic:spPr>
                </pic:pic>
              </a:graphicData>
            </a:graphic>
          </wp:inline>
        </w:drawing>
      </w:r>
    </w:p>
    <w:p w14:paraId="28AA442E" w14:textId="77777777" w:rsidR="00744072" w:rsidRDefault="00744072">
      <w:pPr>
        <w:shd w:val="clear" w:color="auto" w:fill="FFFFFF"/>
        <w:ind w:left="720"/>
        <w:jc w:val="both"/>
      </w:pPr>
    </w:p>
    <w:p w14:paraId="4FC4CB28" w14:textId="77777777" w:rsidR="00744072" w:rsidRDefault="00744072">
      <w:pPr>
        <w:shd w:val="clear" w:color="auto" w:fill="FFFFFF"/>
        <w:ind w:left="720"/>
        <w:jc w:val="both"/>
      </w:pPr>
    </w:p>
    <w:p w14:paraId="115101F1" w14:textId="242D45BA" w:rsidR="00764186" w:rsidRDefault="00DD3D66" w:rsidP="009D560F">
      <w:pPr>
        <w:numPr>
          <w:ilvl w:val="0"/>
          <w:numId w:val="25"/>
        </w:numPr>
        <w:shd w:val="clear" w:color="auto" w:fill="FFFFFF"/>
        <w:jc w:val="both"/>
      </w:pPr>
      <w:r>
        <w:t>(</w:t>
      </w:r>
      <w:r w:rsidR="003B22CA">
        <w:t>5</w:t>
      </w:r>
      <w:r>
        <w:t xml:space="preserve"> points) </w:t>
      </w:r>
      <w:bookmarkStart w:id="4" w:name="_Hlk95214479"/>
      <w:r w:rsidR="003B22CA">
        <w:t>What</w:t>
      </w:r>
      <w:r w:rsidR="009A0FE8">
        <w:t xml:space="preserve"> </w:t>
      </w:r>
      <w:r w:rsidR="007409A8">
        <w:t xml:space="preserve">does </w:t>
      </w:r>
      <w:r w:rsidR="009A0FE8">
        <w:t xml:space="preserve">this type of </w:t>
      </w:r>
      <w:r w:rsidR="00764186" w:rsidRPr="00053DFA">
        <w:t>demand curve impl</w:t>
      </w:r>
      <w:r w:rsidR="007409A8">
        <w:t>y</w:t>
      </w:r>
      <w:r w:rsidR="00764186" w:rsidRPr="00053DFA">
        <w:t xml:space="preserve"> about </w:t>
      </w:r>
      <w:r w:rsidR="006D6FD6">
        <w:t xml:space="preserve">the </w:t>
      </w:r>
      <w:r w:rsidR="00764186" w:rsidRPr="00053DFA">
        <w:t xml:space="preserve">ability of </w:t>
      </w:r>
      <w:r w:rsidR="006C0752">
        <w:t>Barnes &amp; Noble</w:t>
      </w:r>
      <w:r w:rsidR="006C0752" w:rsidRPr="00053DFA">
        <w:t xml:space="preserve"> </w:t>
      </w:r>
      <w:r w:rsidR="00764186" w:rsidRPr="00053DFA">
        <w:t xml:space="preserve">to </w:t>
      </w:r>
      <w:r w:rsidR="00841A1E">
        <w:t>increase</w:t>
      </w:r>
      <w:r w:rsidR="00764186" w:rsidRPr="00053DFA">
        <w:t xml:space="preserve"> the price of </w:t>
      </w:r>
      <w:r w:rsidR="00306838">
        <w:t>its</w:t>
      </w:r>
      <w:r w:rsidR="00306838" w:rsidRPr="00053DFA">
        <w:t xml:space="preserve"> </w:t>
      </w:r>
      <w:r w:rsidR="00764186" w:rsidRPr="00053DFA">
        <w:t>product</w:t>
      </w:r>
      <w:r w:rsidR="00306838">
        <w:t>s</w:t>
      </w:r>
      <w:bookmarkEnd w:id="4"/>
      <w:r w:rsidR="003B22CA">
        <w:t>?</w:t>
      </w:r>
    </w:p>
    <w:p w14:paraId="393C79CC" w14:textId="77777777" w:rsidR="006C0752" w:rsidRDefault="006C0752" w:rsidP="00537318">
      <w:pPr>
        <w:pStyle w:val="ListParagraph"/>
      </w:pPr>
    </w:p>
    <w:p w14:paraId="77836589" w14:textId="14F97D7D" w:rsidR="00CA73FE" w:rsidRDefault="006C0752" w:rsidP="00FC262E">
      <w:pPr>
        <w:pStyle w:val="ListParagraph"/>
        <w:numPr>
          <w:ilvl w:val="0"/>
          <w:numId w:val="25"/>
        </w:numPr>
        <w:shd w:val="clear" w:color="auto" w:fill="FFFFFF"/>
        <w:jc w:val="both"/>
      </w:pPr>
      <w:r>
        <w:t>(</w:t>
      </w:r>
      <w:r w:rsidR="003B22CA">
        <w:t>5</w:t>
      </w:r>
      <w:r>
        <w:t xml:space="preserve"> points)</w:t>
      </w:r>
      <w:r w:rsidR="00FC262E" w:rsidRPr="00FC262E">
        <w:t xml:space="preserve"> </w:t>
      </w:r>
      <w:r w:rsidR="00FC262E">
        <w:t xml:space="preserve">In a recent interview, James Daunt proposed to give more freedom to the individual bookstores: </w:t>
      </w:r>
      <w:r w:rsidR="00FC262E" w:rsidRPr="00355D47">
        <w:t>“You should do what you want; there are no restrictions on what books you stock…Each bookshop is quite individual.”</w:t>
      </w:r>
      <w:r w:rsidR="00FC262E">
        <w:t xml:space="preserve"> </w:t>
      </w:r>
      <w:r w:rsidR="000B0F6C" w:rsidRPr="00355D47">
        <w:t xml:space="preserve">Propose two strategies for bookstores to differentiate themselves from competitors. </w:t>
      </w:r>
      <w:r w:rsidR="005F0A28">
        <w:t xml:space="preserve">What does differentiation imply for </w:t>
      </w:r>
      <w:r w:rsidR="004D063C">
        <w:t xml:space="preserve">the </w:t>
      </w:r>
      <w:r w:rsidR="005F0A28">
        <w:t>price elasticity</w:t>
      </w:r>
      <w:r w:rsidR="004E1D05">
        <w:t xml:space="preserve"> of demand</w:t>
      </w:r>
      <w:r w:rsidR="005F0A28">
        <w:t>?</w:t>
      </w:r>
    </w:p>
    <w:p w14:paraId="7E83A73A" w14:textId="77777777" w:rsidR="006C0752" w:rsidRDefault="006C0752" w:rsidP="00537318">
      <w:pPr>
        <w:pStyle w:val="ListParagraph"/>
      </w:pPr>
    </w:p>
    <w:p w14:paraId="1651E09B" w14:textId="6B9FAC70" w:rsidR="00D748EB" w:rsidRDefault="00D67AD8" w:rsidP="00D67AD8">
      <w:pPr>
        <w:pStyle w:val="ListParagraph"/>
        <w:ind w:left="0"/>
        <w:jc w:val="both"/>
        <w:rPr>
          <w:color w:val="000000"/>
        </w:rPr>
      </w:pPr>
      <w:r>
        <w:rPr>
          <w:color w:val="000000"/>
        </w:rPr>
        <w:t>Here are two interesting podcasts you might consider listening to know more about the business strategy of Barnes &amp; Noble.</w:t>
      </w:r>
    </w:p>
    <w:p w14:paraId="1DA63CEA" w14:textId="77777777" w:rsidR="00D67AD8" w:rsidRDefault="00D67AD8" w:rsidP="00D67AD8">
      <w:pPr>
        <w:pStyle w:val="ListParagraph"/>
        <w:ind w:left="0"/>
        <w:jc w:val="both"/>
        <w:rPr>
          <w:color w:val="000000"/>
        </w:rPr>
      </w:pPr>
    </w:p>
    <w:p w14:paraId="544EC370" w14:textId="77777777" w:rsidR="00D67AD8" w:rsidRDefault="00D67AD8" w:rsidP="00D67AD8">
      <w:pPr>
        <w:rPr>
          <w:sz w:val="22"/>
          <w:szCs w:val="22"/>
        </w:rPr>
      </w:pPr>
      <w:hyperlink r:id="rId10" w:history="1">
        <w:r>
          <w:rPr>
            <w:rStyle w:val="Hyperlink"/>
          </w:rPr>
          <w:t>https://www.theverge.com/23642104/barnes-and-noble-amazon-bookshop-ecommerce-decoder-podcast</w:t>
        </w:r>
      </w:hyperlink>
    </w:p>
    <w:p w14:paraId="5C288B44" w14:textId="77777777" w:rsidR="00D67AD8" w:rsidRDefault="00D67AD8" w:rsidP="00D67AD8"/>
    <w:p w14:paraId="6CAC7793" w14:textId="54A5F053" w:rsidR="00D67AD8" w:rsidRDefault="00D67AD8" w:rsidP="00D67AD8">
      <w:hyperlink r:id="rId11" w:history="1">
        <w:r w:rsidRPr="00F04D5A">
          <w:rPr>
            <w:rStyle w:val="Hyperlink"/>
          </w:rPr>
          <w:t>https://www.npr.org/2023/03/07/1161295820/how-barnes-noble-turned-a-page-expanding-for-the-first-time-in-years</w:t>
        </w:r>
      </w:hyperlink>
    </w:p>
    <w:p w14:paraId="28092710" w14:textId="77777777" w:rsidR="00D67AD8" w:rsidRDefault="00D67AD8" w:rsidP="00903B93">
      <w:pPr>
        <w:pStyle w:val="ListParagraph"/>
        <w:pBdr>
          <w:bottom w:val="single" w:sz="4" w:space="1" w:color="auto"/>
        </w:pBdr>
        <w:ind w:left="0"/>
        <w:jc w:val="both"/>
        <w:rPr>
          <w:color w:val="000000"/>
        </w:rPr>
      </w:pPr>
    </w:p>
    <w:p w14:paraId="7BF9065D" w14:textId="77777777" w:rsidR="00D67AD8" w:rsidRDefault="00D67AD8" w:rsidP="00903B93">
      <w:pPr>
        <w:pStyle w:val="ListParagraph"/>
        <w:pBdr>
          <w:bottom w:val="single" w:sz="4" w:space="1" w:color="auto"/>
        </w:pBdr>
        <w:ind w:left="0"/>
        <w:jc w:val="both"/>
        <w:rPr>
          <w:color w:val="000000"/>
        </w:rPr>
      </w:pPr>
    </w:p>
    <w:p w14:paraId="4516FE7B" w14:textId="77777777" w:rsidR="00D67AD8" w:rsidRPr="00903B93" w:rsidRDefault="00D67AD8" w:rsidP="00903B93">
      <w:pPr>
        <w:pStyle w:val="ListParagraph"/>
        <w:pBdr>
          <w:bottom w:val="single" w:sz="4" w:space="1" w:color="auto"/>
        </w:pBdr>
        <w:ind w:left="0"/>
        <w:jc w:val="both"/>
        <w:rPr>
          <w:color w:val="000000"/>
        </w:rPr>
      </w:pPr>
    </w:p>
    <w:p w14:paraId="6B58BCFF" w14:textId="77777777" w:rsidR="00B50916" w:rsidRDefault="00B50916" w:rsidP="00B50916">
      <w:pPr>
        <w:spacing w:after="120"/>
        <w:rPr>
          <w:b/>
          <w:bCs/>
          <w:color w:val="000000"/>
        </w:rPr>
      </w:pPr>
    </w:p>
    <w:p w14:paraId="46576192" w14:textId="2D7F6A1A" w:rsidR="00B50916" w:rsidRDefault="00B50916" w:rsidP="00B50916">
      <w:pPr>
        <w:spacing w:after="120"/>
        <w:rPr>
          <w:b/>
          <w:color w:val="000000"/>
        </w:rPr>
      </w:pPr>
      <w:r w:rsidRPr="00CD3B9C">
        <w:rPr>
          <w:b/>
          <w:bCs/>
          <w:color w:val="000000"/>
        </w:rPr>
        <w:t xml:space="preserve">Problem </w:t>
      </w:r>
      <w:r>
        <w:rPr>
          <w:b/>
          <w:bCs/>
          <w:color w:val="000000"/>
        </w:rPr>
        <w:t>4</w:t>
      </w:r>
      <w:r w:rsidRPr="00CD3B9C">
        <w:rPr>
          <w:b/>
          <w:bCs/>
          <w:color w:val="000000"/>
        </w:rPr>
        <w:t>.</w:t>
      </w:r>
      <w:r w:rsidRPr="00CD3B9C">
        <w:rPr>
          <w:color w:val="000000"/>
        </w:rPr>
        <w:t xml:space="preserve"> </w:t>
      </w:r>
      <w:r>
        <w:rPr>
          <w:b/>
          <w:color w:val="000000"/>
        </w:rPr>
        <w:t>Avocado</w:t>
      </w:r>
      <w:r w:rsidRPr="00CD3B9C">
        <w:rPr>
          <w:b/>
          <w:color w:val="000000"/>
        </w:rPr>
        <w:t xml:space="preserve"> pricing </w:t>
      </w:r>
      <w:r>
        <w:rPr>
          <w:b/>
          <w:color w:val="000000"/>
        </w:rPr>
        <w:t xml:space="preserve">strategy </w:t>
      </w:r>
      <w:r w:rsidRPr="00CD3B9C">
        <w:rPr>
          <w:b/>
          <w:color w:val="000000"/>
        </w:rPr>
        <w:t>(</w:t>
      </w:r>
      <w:r>
        <w:rPr>
          <w:b/>
          <w:color w:val="000000"/>
        </w:rPr>
        <w:t>2</w:t>
      </w:r>
      <w:r w:rsidR="006A4CDD">
        <w:rPr>
          <w:b/>
          <w:color w:val="000000"/>
        </w:rPr>
        <w:t>0</w:t>
      </w:r>
      <w:r w:rsidRPr="00CD3B9C">
        <w:rPr>
          <w:b/>
          <w:color w:val="000000"/>
        </w:rPr>
        <w:t xml:space="preserve"> points).</w:t>
      </w:r>
    </w:p>
    <w:p w14:paraId="057CD2EB" w14:textId="77777777" w:rsidR="00B50916" w:rsidRDefault="00B50916" w:rsidP="00B50916">
      <w:pPr>
        <w:spacing w:after="120"/>
        <w:rPr>
          <w:b/>
          <w:color w:val="000000"/>
        </w:rPr>
      </w:pPr>
    </w:p>
    <w:p w14:paraId="2146FD46" w14:textId="77777777" w:rsidR="00B50916" w:rsidRDefault="00B50916" w:rsidP="00B50916">
      <w:pPr>
        <w:spacing w:after="120"/>
        <w:jc w:val="both"/>
        <w:rPr>
          <w:color w:val="000000"/>
        </w:rPr>
      </w:pPr>
      <w:r>
        <w:rPr>
          <w:color w:val="000000"/>
        </w:rPr>
        <w:t>F</w:t>
      </w:r>
      <w:r w:rsidRPr="001B5BB9">
        <w:rPr>
          <w:color w:val="000000"/>
        </w:rPr>
        <w:t>rom 2015-2018, the demand for avocados (both conventional and organic) in Atlanta</w:t>
      </w:r>
      <w:r>
        <w:rPr>
          <w:color w:val="000000"/>
        </w:rPr>
        <w:t xml:space="preserve"> </w:t>
      </w:r>
      <w:r w:rsidRPr="001B5BB9">
        <w:rPr>
          <w:color w:val="000000"/>
        </w:rPr>
        <w:t>was</w:t>
      </w:r>
      <w:r>
        <w:rPr>
          <w:color w:val="000000"/>
        </w:rPr>
        <w:t>:</w:t>
      </w:r>
    </w:p>
    <w:p w14:paraId="3B6F3B19" w14:textId="77777777" w:rsidR="00B50916" w:rsidRPr="00CD3B9C" w:rsidRDefault="00000000" w:rsidP="00B50916">
      <w:pPr>
        <w:spacing w:after="120"/>
        <w:jc w:val="center"/>
        <w:rPr>
          <w:color w:val="000000"/>
        </w:rPr>
      </w:pPr>
      <m:oMathPara>
        <m:oMath>
          <m:sSub>
            <m:sSubPr>
              <m:ctrlPr>
                <w:rPr>
                  <w:rFonts w:ascii="Cambria Math" w:hAnsi="Cambria Math"/>
                  <w:i/>
                  <w:noProof/>
                </w:rPr>
              </m:ctrlPr>
            </m:sSubPr>
            <m:e>
              <m:r>
                <w:rPr>
                  <w:rFonts w:ascii="Cambria Math"/>
                  <w:noProof/>
                </w:rPr>
                <m:t>Q</m:t>
              </m:r>
            </m:e>
            <m:sub>
              <m:r>
                <w:rPr>
                  <w:rFonts w:ascii="Cambria Math"/>
                  <w:noProof/>
                </w:rPr>
                <m:t>A</m:t>
              </m:r>
            </m:sub>
          </m:sSub>
          <m:r>
            <w:rPr>
              <w:rFonts w:ascii="Cambria Math"/>
              <w:noProof/>
            </w:rPr>
            <m:t>=730</m:t>
          </m:r>
          <m:r>
            <w:rPr>
              <w:rFonts w:ascii="Cambria Math"/>
              <w:noProof/>
            </w:rPr>
            <m:t>-</m:t>
          </m:r>
          <m:r>
            <w:rPr>
              <w:rFonts w:ascii="Cambria Math"/>
              <w:noProof/>
            </w:rPr>
            <m:t>175</m:t>
          </m:r>
          <m:sSub>
            <m:sSubPr>
              <m:ctrlPr>
                <w:rPr>
                  <w:rFonts w:ascii="Cambria Math" w:hAnsi="Cambria Math"/>
                  <w:i/>
                  <w:noProof/>
                </w:rPr>
              </m:ctrlPr>
            </m:sSubPr>
            <m:e>
              <m:r>
                <w:rPr>
                  <w:rFonts w:ascii="Cambria Math"/>
                  <w:noProof/>
                </w:rPr>
                <m:t>P</m:t>
              </m:r>
            </m:e>
            <m:sub>
              <m:r>
                <w:rPr>
                  <w:rFonts w:ascii="Cambria Math"/>
                  <w:noProof/>
                </w:rPr>
                <m:t>A</m:t>
              </m:r>
            </m:sub>
          </m:sSub>
        </m:oMath>
      </m:oMathPara>
    </w:p>
    <w:p w14:paraId="353B11AA" w14:textId="77777777" w:rsidR="00B50916" w:rsidRPr="001B5BB9" w:rsidRDefault="00B50916" w:rsidP="00B50916">
      <w:pPr>
        <w:spacing w:after="120"/>
        <w:rPr>
          <w:color w:val="000000"/>
        </w:rPr>
      </w:pPr>
    </w:p>
    <w:p w14:paraId="36216998" w14:textId="5613F5C9" w:rsidR="00B50916" w:rsidRDefault="00B50916" w:rsidP="00B50916">
      <w:pPr>
        <w:spacing w:after="120"/>
        <w:rPr>
          <w:color w:val="000000"/>
        </w:rPr>
      </w:pPr>
      <w:r w:rsidRPr="001B5BB9">
        <w:rPr>
          <w:color w:val="000000"/>
        </w:rPr>
        <w:t>Where</w:t>
      </w:r>
      <w:r>
        <w:rPr>
          <w:color w:val="000000"/>
        </w:rPr>
        <w:t xml:space="preserve"> quantity </w:t>
      </w:r>
      <w:r w:rsidRPr="000B4126">
        <w:rPr>
          <w:i/>
          <w:iCs/>
          <w:color w:val="000000"/>
        </w:rPr>
        <w:t>Q</w:t>
      </w:r>
      <w:r>
        <w:rPr>
          <w:color w:val="000000"/>
        </w:rPr>
        <w:t xml:space="preserve"> is </w:t>
      </w:r>
      <w:r w:rsidRPr="001B5BB9">
        <w:rPr>
          <w:color w:val="000000"/>
        </w:rPr>
        <w:t>in</w:t>
      </w:r>
      <w:r>
        <w:rPr>
          <w:color w:val="000000"/>
        </w:rPr>
        <w:t xml:space="preserve"> </w:t>
      </w:r>
      <w:r w:rsidRPr="001B5BB9">
        <w:rPr>
          <w:color w:val="000000"/>
        </w:rPr>
        <w:t>1</w:t>
      </w:r>
      <w:ins w:id="5" w:author="Nico Voigtländer" w:date="2025-11-27T08:12:00Z" w16du:dateUtc="2025-11-27T16:12:00Z">
        <w:r w:rsidR="00730E76">
          <w:rPr>
            <w:color w:val="000000"/>
          </w:rPr>
          <w:t>,</w:t>
        </w:r>
      </w:ins>
      <w:r w:rsidRPr="001B5BB9">
        <w:rPr>
          <w:color w:val="000000"/>
        </w:rPr>
        <w:t>000</w:t>
      </w:r>
      <w:del w:id="6" w:author="Nico Voigtländer" w:date="2025-11-27T08:11:00Z" w16du:dateUtc="2025-11-27T16:11:00Z">
        <w:r w:rsidRPr="001B5BB9" w:rsidDel="00730E76">
          <w:rPr>
            <w:color w:val="000000"/>
          </w:rPr>
          <w:delText>s</w:delText>
        </w:r>
      </w:del>
      <w:ins w:id="7" w:author="Nico Voigtländer" w:date="2025-11-27T08:10:00Z" w16du:dateUtc="2025-11-27T16:10:00Z">
        <w:r w:rsidR="00730E76">
          <w:rPr>
            <w:color w:val="000000"/>
          </w:rPr>
          <w:t xml:space="preserve"> per week</w:t>
        </w:r>
      </w:ins>
      <w:r>
        <w:rPr>
          <w:color w:val="000000"/>
        </w:rPr>
        <w:t xml:space="preserve"> and</w:t>
      </w:r>
      <w:r w:rsidRPr="001B5BB9">
        <w:rPr>
          <w:color w:val="000000"/>
        </w:rPr>
        <w:t xml:space="preserve"> </w:t>
      </w:r>
      <w:r w:rsidRPr="000B4126">
        <w:rPr>
          <w:i/>
          <w:iCs/>
          <w:color w:val="000000"/>
        </w:rPr>
        <w:t>P</w:t>
      </w:r>
      <w:r w:rsidRPr="000B4126">
        <w:rPr>
          <w:i/>
          <w:iCs/>
          <w:color w:val="000000"/>
          <w:vertAlign w:val="subscript"/>
        </w:rPr>
        <w:t>A</w:t>
      </w:r>
      <w:r w:rsidRPr="001B5BB9">
        <w:rPr>
          <w:i/>
          <w:iCs/>
          <w:color w:val="000000"/>
        </w:rPr>
        <w:t xml:space="preserve"> </w:t>
      </w:r>
      <w:r w:rsidRPr="001B5BB9">
        <w:rPr>
          <w:color w:val="000000"/>
        </w:rPr>
        <w:t xml:space="preserve">is the average weekly price </w:t>
      </w:r>
      <w:ins w:id="8" w:author="Nico Voigtländer" w:date="2025-11-27T08:10:00Z" w16du:dateUtc="2025-11-27T16:10:00Z">
        <w:r w:rsidR="00730E76">
          <w:rPr>
            <w:color w:val="000000"/>
          </w:rPr>
          <w:t xml:space="preserve">per avocado </w:t>
        </w:r>
      </w:ins>
      <w:r w:rsidRPr="001B5BB9">
        <w:rPr>
          <w:color w:val="000000"/>
        </w:rPr>
        <w:t xml:space="preserve">across all retailers. </w:t>
      </w:r>
    </w:p>
    <w:p w14:paraId="3ADCC6F5" w14:textId="77777777" w:rsidR="00B50916" w:rsidRDefault="00B50916" w:rsidP="00B50916">
      <w:pPr>
        <w:spacing w:after="120"/>
        <w:rPr>
          <w:color w:val="000000"/>
        </w:rPr>
      </w:pPr>
    </w:p>
    <w:p w14:paraId="42C97D92" w14:textId="77777777" w:rsidR="00B50916" w:rsidRDefault="00B50916" w:rsidP="00B50916">
      <w:pPr>
        <w:spacing w:after="120"/>
        <w:rPr>
          <w:color w:val="000000"/>
        </w:rPr>
      </w:pPr>
      <w:r w:rsidRPr="001B5BB9">
        <w:rPr>
          <w:color w:val="000000"/>
        </w:rPr>
        <w:t>For the same time period, the</w:t>
      </w:r>
      <w:r>
        <w:rPr>
          <w:color w:val="000000"/>
        </w:rPr>
        <w:t xml:space="preserve"> </w:t>
      </w:r>
      <w:r w:rsidRPr="001B5BB9">
        <w:rPr>
          <w:color w:val="000000"/>
        </w:rPr>
        <w:t>demand for avocados in San Diego was</w:t>
      </w:r>
      <w:r>
        <w:rPr>
          <w:color w:val="000000"/>
        </w:rPr>
        <w:t xml:space="preserve">: </w:t>
      </w:r>
    </w:p>
    <w:p w14:paraId="46E31857" w14:textId="77777777" w:rsidR="00B50916" w:rsidRPr="00CD3B9C" w:rsidRDefault="00000000" w:rsidP="00B50916">
      <w:pPr>
        <w:spacing w:after="120"/>
        <w:jc w:val="center"/>
      </w:pPr>
      <m:oMathPara>
        <m:oMath>
          <m:sSub>
            <m:sSubPr>
              <m:ctrlPr>
                <w:rPr>
                  <w:rFonts w:ascii="Cambria Math" w:hAnsi="Cambria Math"/>
                  <w:i/>
                  <w:noProof/>
                </w:rPr>
              </m:ctrlPr>
            </m:sSubPr>
            <m:e>
              <m:r>
                <w:rPr>
                  <w:rFonts w:ascii="Cambria Math"/>
                  <w:noProof/>
                </w:rPr>
                <m:t>Q</m:t>
              </m:r>
            </m:e>
            <m:sub>
              <m:r>
                <w:rPr>
                  <w:rFonts w:ascii="Cambria Math"/>
                  <w:noProof/>
                </w:rPr>
                <m:t>B</m:t>
              </m:r>
            </m:sub>
          </m:sSub>
          <m:r>
            <w:rPr>
              <w:rFonts w:ascii="Cambria Math"/>
              <w:noProof/>
            </w:rPr>
            <m:t>=855</m:t>
          </m:r>
          <m:r>
            <w:rPr>
              <w:rFonts w:ascii="Cambria Math"/>
              <w:noProof/>
            </w:rPr>
            <m:t>-</m:t>
          </m:r>
          <m:r>
            <w:rPr>
              <w:rFonts w:ascii="Cambria Math"/>
              <w:noProof/>
            </w:rPr>
            <m:t>319</m:t>
          </m:r>
          <m:sSub>
            <m:sSubPr>
              <m:ctrlPr>
                <w:rPr>
                  <w:rFonts w:ascii="Cambria Math" w:hAnsi="Cambria Math"/>
                  <w:i/>
                  <w:noProof/>
                </w:rPr>
              </m:ctrlPr>
            </m:sSubPr>
            <m:e>
              <m:r>
                <w:rPr>
                  <w:rFonts w:ascii="Cambria Math"/>
                  <w:noProof/>
                </w:rPr>
                <m:t>P</m:t>
              </m:r>
            </m:e>
            <m:sub>
              <m:r>
                <w:rPr>
                  <w:rFonts w:ascii="Cambria Math"/>
                  <w:noProof/>
                </w:rPr>
                <m:t>B</m:t>
              </m:r>
            </m:sub>
          </m:sSub>
        </m:oMath>
      </m:oMathPara>
    </w:p>
    <w:p w14:paraId="11299454" w14:textId="6F12EE22" w:rsidR="00B50916" w:rsidRPr="001B5BB9" w:rsidRDefault="00730E76" w:rsidP="00B50916">
      <w:pPr>
        <w:spacing w:after="120"/>
        <w:rPr>
          <w:color w:val="000000"/>
        </w:rPr>
      </w:pPr>
      <w:ins w:id="9" w:author="Nico Voigtländer" w:date="2025-11-27T08:10:00Z" w16du:dateUtc="2025-11-27T16:10:00Z">
        <w:r>
          <w:rPr>
            <w:color w:val="000000"/>
          </w:rPr>
          <w:t>Ag</w:t>
        </w:r>
      </w:ins>
      <w:ins w:id="10" w:author="Nico Voigtländer" w:date="2025-11-27T08:11:00Z" w16du:dateUtc="2025-11-27T16:11:00Z">
        <w:r>
          <w:rPr>
            <w:color w:val="000000"/>
          </w:rPr>
          <w:t>ain, Q is in 1</w:t>
        </w:r>
      </w:ins>
      <w:ins w:id="11" w:author="Nico Voigtländer" w:date="2025-11-27T08:12:00Z" w16du:dateUtc="2025-11-27T16:12:00Z">
        <w:r>
          <w:rPr>
            <w:color w:val="000000"/>
          </w:rPr>
          <w:t>,</w:t>
        </w:r>
      </w:ins>
      <w:ins w:id="12" w:author="Nico Voigtländer" w:date="2025-11-27T08:11:00Z" w16du:dateUtc="2025-11-27T16:11:00Z">
        <w:r>
          <w:rPr>
            <w:color w:val="000000"/>
          </w:rPr>
          <w:t xml:space="preserve">000 per week and the price is per avocado. </w:t>
        </w:r>
      </w:ins>
    </w:p>
    <w:p w14:paraId="032C2260" w14:textId="1FB54E48" w:rsidR="00B50916" w:rsidRDefault="00B50916" w:rsidP="00B50916">
      <w:r>
        <w:t xml:space="preserve">The marginal cost of production is the same in both markets and equal to </w:t>
      </w:r>
      <w:ins w:id="13" w:author="Nico Voigtländer" w:date="2025-11-27T08:26:00Z" w16du:dateUtc="2025-11-27T16:26:00Z">
        <w:r w:rsidR="00ED42A6">
          <w:t>$</w:t>
        </w:r>
      </w:ins>
      <w:r>
        <w:t xml:space="preserve">0.17 </w:t>
      </w:r>
      <w:del w:id="14" w:author="Nico Voigtländer" w:date="2025-11-27T08:26:00Z" w16du:dateUtc="2025-11-27T16:26:00Z">
        <w:r w:rsidDel="00ED42A6">
          <w:delText xml:space="preserve">cents </w:delText>
        </w:r>
      </w:del>
      <w:r>
        <w:t>per avocado.</w:t>
      </w:r>
    </w:p>
    <w:p w14:paraId="4F2F77C5" w14:textId="21BCB9CF" w:rsidR="00B50916" w:rsidRDefault="00B50916" w:rsidP="00B50916"/>
    <w:p w14:paraId="6030F17F" w14:textId="456D1B7C" w:rsidR="00A54FD8" w:rsidRDefault="00A54FD8" w:rsidP="00B50916">
      <w:r>
        <w:rPr>
          <w:bCs/>
          <w:i/>
        </w:rPr>
        <w:t xml:space="preserve">Note: </w:t>
      </w:r>
      <w:ins w:id="15" w:author="Nico Voigtländer" w:date="2025-11-27T08:12:00Z" w16du:dateUtc="2025-11-27T16:12:00Z">
        <w:r w:rsidR="00730E76" w:rsidRPr="00730E76">
          <w:rPr>
            <w:bCs/>
            <w:i/>
          </w:rPr>
          <w:t xml:space="preserve">The fact that Q is given in 1,000 units should not affect any of your calculations. You can use the formulas and marginal cost exactly as given above, without multiplying or dividing by 1,000. Only in the end, when you interpret total quantity, total revenues, or profits, note that all those will be in 1,000. For example, if you compute total revenues of $5,000 then those would </w:t>
        </w:r>
        <w:r w:rsidR="00730E76" w:rsidRPr="00730E76">
          <w:rPr>
            <w:bCs/>
            <w:i/>
          </w:rPr>
          <w:lastRenderedPageBreak/>
          <w:t xml:space="preserve">actually correspond to $5,000,000. However, the price is given per unit. So if you compute an optimal price of $100 per unit, then that is your final result. </w:t>
        </w:r>
      </w:ins>
      <w:r w:rsidRPr="0014286B">
        <w:rPr>
          <w:bCs/>
          <w:i/>
        </w:rPr>
        <w:t>You may use AI tools to produce graphs</w:t>
      </w:r>
      <w:r>
        <w:rPr>
          <w:bCs/>
          <w:i/>
        </w:rPr>
        <w:t>. Graphs don’t need to be to scale, they can be used merely for illustration.</w:t>
      </w:r>
    </w:p>
    <w:p w14:paraId="6B129190" w14:textId="77777777" w:rsidR="00B50916" w:rsidRPr="00CD3B9C" w:rsidRDefault="00B50916" w:rsidP="00B50916"/>
    <w:p w14:paraId="42673FB7" w14:textId="1E78E939" w:rsidR="00B50916" w:rsidRDefault="00B50916" w:rsidP="00B50916">
      <w:pPr>
        <w:numPr>
          <w:ilvl w:val="0"/>
          <w:numId w:val="27"/>
        </w:numPr>
        <w:spacing w:after="120"/>
        <w:jc w:val="both"/>
        <w:rPr>
          <w:color w:val="000000"/>
        </w:rPr>
      </w:pPr>
      <w:r>
        <w:rPr>
          <w:color w:val="000000"/>
        </w:rPr>
        <w:t>(</w:t>
      </w:r>
      <w:r w:rsidR="003C3111">
        <w:rPr>
          <w:color w:val="000000"/>
        </w:rPr>
        <w:t>5</w:t>
      </w:r>
      <w:r>
        <w:rPr>
          <w:color w:val="000000"/>
        </w:rPr>
        <w:t xml:space="preserve"> points) </w:t>
      </w:r>
      <w:r w:rsidRPr="00CD3B9C">
        <w:rPr>
          <w:color w:val="000000"/>
        </w:rPr>
        <w:t xml:space="preserve">What is the optimal price to charge in </w:t>
      </w:r>
      <w:r>
        <w:rPr>
          <w:color w:val="000000"/>
        </w:rPr>
        <w:t>Atlanta?</w:t>
      </w:r>
      <w:r w:rsidRPr="00CD3B9C">
        <w:rPr>
          <w:color w:val="000000"/>
        </w:rPr>
        <w:t xml:space="preserve"> Show your wor</w:t>
      </w:r>
      <w:r>
        <w:rPr>
          <w:color w:val="000000"/>
        </w:rPr>
        <w:t>k both analytically and graphically.</w:t>
      </w:r>
      <w:r w:rsidR="001E745E">
        <w:rPr>
          <w:color w:val="000000"/>
        </w:rPr>
        <w:t xml:space="preserve"> </w:t>
      </w:r>
    </w:p>
    <w:p w14:paraId="0E0439CF" w14:textId="77777777" w:rsidR="00B50916" w:rsidRPr="0044093F" w:rsidRDefault="00B50916" w:rsidP="00B50916">
      <w:pPr>
        <w:spacing w:after="120"/>
        <w:jc w:val="both"/>
        <w:rPr>
          <w:color w:val="000000"/>
        </w:rPr>
      </w:pPr>
    </w:p>
    <w:p w14:paraId="532A6402" w14:textId="2E22333A" w:rsidR="00B50916" w:rsidRDefault="00B50916" w:rsidP="00B50916">
      <w:pPr>
        <w:numPr>
          <w:ilvl w:val="0"/>
          <w:numId w:val="27"/>
        </w:numPr>
        <w:spacing w:after="120"/>
        <w:jc w:val="both"/>
        <w:rPr>
          <w:color w:val="000000"/>
        </w:rPr>
      </w:pPr>
      <w:r>
        <w:rPr>
          <w:color w:val="000000"/>
        </w:rPr>
        <w:t>(</w:t>
      </w:r>
      <w:r w:rsidR="003C3111">
        <w:rPr>
          <w:color w:val="000000"/>
        </w:rPr>
        <w:t>5</w:t>
      </w:r>
      <w:r>
        <w:rPr>
          <w:color w:val="000000"/>
        </w:rPr>
        <w:t xml:space="preserve"> points) </w:t>
      </w:r>
      <w:r w:rsidRPr="00CD3B9C">
        <w:rPr>
          <w:color w:val="000000"/>
        </w:rPr>
        <w:t xml:space="preserve">What is the optimal price to charge in </w:t>
      </w:r>
      <w:r>
        <w:rPr>
          <w:color w:val="000000"/>
        </w:rPr>
        <w:t>San Diego</w:t>
      </w:r>
      <w:r w:rsidRPr="00CD3B9C">
        <w:rPr>
          <w:color w:val="000000"/>
        </w:rPr>
        <w:t>? Show your work</w:t>
      </w:r>
      <w:r>
        <w:rPr>
          <w:color w:val="000000"/>
        </w:rPr>
        <w:t xml:space="preserve"> both analytically and graphically.</w:t>
      </w:r>
      <w:r w:rsidR="001E745E">
        <w:rPr>
          <w:color w:val="000000"/>
        </w:rPr>
        <w:t xml:space="preserve"> </w:t>
      </w:r>
    </w:p>
    <w:p w14:paraId="1C4B8834" w14:textId="77777777" w:rsidR="00B50916" w:rsidRPr="00CD3B9C" w:rsidRDefault="00B50916" w:rsidP="00B50916">
      <w:pPr>
        <w:spacing w:after="120"/>
        <w:ind w:left="1080"/>
        <w:jc w:val="both"/>
        <w:rPr>
          <w:color w:val="000000"/>
        </w:rPr>
      </w:pPr>
    </w:p>
    <w:p w14:paraId="18B506D0" w14:textId="77777777" w:rsidR="00B50916" w:rsidRDefault="00B50916" w:rsidP="00B50916">
      <w:pPr>
        <w:numPr>
          <w:ilvl w:val="0"/>
          <w:numId w:val="27"/>
        </w:numPr>
        <w:suppressAutoHyphens/>
        <w:spacing w:after="120"/>
        <w:jc w:val="both"/>
      </w:pPr>
      <w:bookmarkStart w:id="16" w:name="_Hlk95218097"/>
      <w:r>
        <w:t xml:space="preserve">(3 points) </w:t>
      </w:r>
      <w:r w:rsidRPr="002F0545">
        <w:t xml:space="preserve">What is the </w:t>
      </w:r>
      <w:r>
        <w:t xml:space="preserve">own-price </w:t>
      </w:r>
      <w:r w:rsidRPr="002F0545">
        <w:t>elasticity of demand at the profit-maximizing p</w:t>
      </w:r>
      <w:r>
        <w:t>rices</w:t>
      </w:r>
      <w:r w:rsidRPr="002F0545">
        <w:t xml:space="preserve"> in the two </w:t>
      </w:r>
      <w:r>
        <w:t>cities</w:t>
      </w:r>
      <w:r w:rsidRPr="002F0545">
        <w:t>?</w:t>
      </w:r>
    </w:p>
    <w:p w14:paraId="73D31DD2" w14:textId="77777777" w:rsidR="00B50916" w:rsidRDefault="00B50916" w:rsidP="00B50916">
      <w:pPr>
        <w:pStyle w:val="ListParagraph"/>
      </w:pPr>
    </w:p>
    <w:p w14:paraId="052BED57" w14:textId="77777777" w:rsidR="00B50916" w:rsidRPr="002F0545" w:rsidRDefault="00B50916" w:rsidP="00B50916">
      <w:pPr>
        <w:numPr>
          <w:ilvl w:val="0"/>
          <w:numId w:val="27"/>
        </w:numPr>
        <w:suppressAutoHyphens/>
        <w:spacing w:after="120"/>
        <w:jc w:val="both"/>
      </w:pPr>
      <w:r>
        <w:t xml:space="preserve">(4 points) </w:t>
      </w:r>
      <w:r w:rsidRPr="002F0545">
        <w:t>Do</w:t>
      </w:r>
      <w:r>
        <w:t xml:space="preserve"> your findings in a. and b. (price in each market) and in c. (own-price elasticity in each market) </w:t>
      </w:r>
      <w:r w:rsidRPr="002F0545">
        <w:t>confirm what we learned in class</w:t>
      </w:r>
      <w:r>
        <w:t xml:space="preserve"> about elasticities and price discrimination</w:t>
      </w:r>
      <w:r w:rsidRPr="002F0545">
        <w:t>?</w:t>
      </w:r>
    </w:p>
    <w:bookmarkEnd w:id="16"/>
    <w:p w14:paraId="013CD363" w14:textId="77777777" w:rsidR="00B50916" w:rsidRDefault="00B50916" w:rsidP="00B50916">
      <w:pPr>
        <w:pStyle w:val="ListParagraph"/>
        <w:rPr>
          <w:color w:val="000000"/>
        </w:rPr>
      </w:pPr>
    </w:p>
    <w:p w14:paraId="158639F6" w14:textId="7545E403" w:rsidR="00B50916" w:rsidRPr="003C3111" w:rsidRDefault="00B50916" w:rsidP="00B50916">
      <w:pPr>
        <w:numPr>
          <w:ilvl w:val="0"/>
          <w:numId w:val="27"/>
        </w:numPr>
        <w:suppressAutoHyphens/>
        <w:spacing w:after="120"/>
        <w:jc w:val="both"/>
      </w:pPr>
      <w:r>
        <w:rPr>
          <w:color w:val="000000"/>
        </w:rPr>
        <w:t>(</w:t>
      </w:r>
      <w:r w:rsidR="003C3111">
        <w:rPr>
          <w:color w:val="000000"/>
        </w:rPr>
        <w:t>3</w:t>
      </w:r>
      <w:r>
        <w:rPr>
          <w:color w:val="000000"/>
        </w:rPr>
        <w:t xml:space="preserve"> points) </w:t>
      </w:r>
      <w:r w:rsidRPr="00CD3B9C">
        <w:rPr>
          <w:color w:val="000000"/>
        </w:rPr>
        <w:t>Explain w</w:t>
      </w:r>
      <w:r>
        <w:rPr>
          <w:color w:val="000000"/>
        </w:rPr>
        <w:t xml:space="preserve">hich problems </w:t>
      </w:r>
      <w:r w:rsidRPr="00CD3B9C">
        <w:rPr>
          <w:color w:val="000000"/>
        </w:rPr>
        <w:t xml:space="preserve">may result from the pricing structure </w:t>
      </w:r>
      <w:r>
        <w:rPr>
          <w:color w:val="000000"/>
        </w:rPr>
        <w:t xml:space="preserve">that </w:t>
      </w:r>
      <w:r w:rsidRPr="00CD3B9C">
        <w:rPr>
          <w:color w:val="000000"/>
        </w:rPr>
        <w:t>you have calculated in the previous questions.</w:t>
      </w:r>
      <w:r>
        <w:rPr>
          <w:color w:val="000000"/>
        </w:rPr>
        <w:t xml:space="preserve"> </w:t>
      </w:r>
      <w:bookmarkStart w:id="17" w:name="__DdeLink__73_1185614732"/>
      <w:bookmarkEnd w:id="17"/>
      <w:r>
        <w:rPr>
          <w:color w:val="000000"/>
        </w:rPr>
        <w:t>[A quantitative answer is not required. Hint: What if transportation costs are low relative to price differences?</w:t>
      </w:r>
    </w:p>
    <w:p w14:paraId="5946284B" w14:textId="77777777" w:rsidR="003C3111" w:rsidRDefault="003C3111" w:rsidP="003C3111">
      <w:pPr>
        <w:pStyle w:val="ListParagraph"/>
      </w:pPr>
    </w:p>
    <w:p w14:paraId="176DD105" w14:textId="77777777" w:rsidR="003C3111" w:rsidRDefault="003C3111" w:rsidP="003C3111">
      <w:pPr>
        <w:pStyle w:val="ListParagraph"/>
        <w:pBdr>
          <w:bottom w:val="single" w:sz="4" w:space="1" w:color="auto"/>
        </w:pBdr>
        <w:ind w:left="0"/>
        <w:jc w:val="both"/>
        <w:rPr>
          <w:color w:val="000000"/>
        </w:rPr>
      </w:pPr>
    </w:p>
    <w:p w14:paraId="1B6DC267" w14:textId="49E18283" w:rsidR="00062692" w:rsidRDefault="00062692" w:rsidP="00B50916">
      <w:pPr>
        <w:spacing w:after="120"/>
      </w:pPr>
    </w:p>
    <w:p w14:paraId="55641D5B" w14:textId="5953FF88" w:rsidR="003C3111" w:rsidRPr="00B40467" w:rsidRDefault="003C3111" w:rsidP="005F061E">
      <w:pPr>
        <w:jc w:val="both"/>
      </w:pPr>
      <w:bookmarkStart w:id="18" w:name="_Hlk213152454"/>
      <w:r w:rsidRPr="00B40467">
        <w:rPr>
          <w:b/>
          <w:bCs/>
        </w:rPr>
        <w:t>Problem 5</w:t>
      </w:r>
      <w:r>
        <w:rPr>
          <w:b/>
          <w:bCs/>
        </w:rPr>
        <w:t xml:space="preserve">. </w:t>
      </w:r>
      <w:r w:rsidRPr="00B40467">
        <w:rPr>
          <w:b/>
          <w:bCs/>
        </w:rPr>
        <w:t xml:space="preserve"> Working Interactively with AI: The Future of Work</w:t>
      </w:r>
      <w:r>
        <w:rPr>
          <w:b/>
          <w:bCs/>
        </w:rPr>
        <w:t xml:space="preserve"> (15 points)</w:t>
      </w:r>
    </w:p>
    <w:p w14:paraId="6395402F" w14:textId="77777777" w:rsidR="005F061E" w:rsidRDefault="003C3111" w:rsidP="005F061E">
      <w:pPr>
        <w:jc w:val="both"/>
      </w:pPr>
      <w:r w:rsidRPr="00B40467">
        <w:t>Welcome to the AI &amp; Labor Market Challenge.</w:t>
      </w:r>
    </w:p>
    <w:p w14:paraId="7CC710FC" w14:textId="77813BA2" w:rsidR="003C3111" w:rsidRPr="00B40467" w:rsidRDefault="003C3111" w:rsidP="005F061E">
      <w:pPr>
        <w:jc w:val="both"/>
      </w:pPr>
      <w:r w:rsidRPr="00B40467">
        <w:br/>
        <w:t xml:space="preserve">In this exercise, you will collaborate with </w:t>
      </w:r>
      <w:r w:rsidR="00E15B25">
        <w:t xml:space="preserve">ChatGPT </w:t>
      </w:r>
      <w:r w:rsidRPr="00B40467">
        <w:t>to explore how automation might reshape different occupations. Your task is to</w:t>
      </w:r>
      <w:r w:rsidR="00F52843">
        <w:t xml:space="preserve"> compute an index of exposure to AI for different jobs. This is the first index discussed in </w:t>
      </w:r>
      <w:hyperlink r:id="rId12" w:history="1">
        <w:r w:rsidR="00F52843" w:rsidRPr="00F52843">
          <w:rPr>
            <w:rStyle w:val="Hyperlink"/>
          </w:rPr>
          <w:t>this podcast</w:t>
        </w:r>
      </w:hyperlink>
      <w:r w:rsidR="00F52843">
        <w:t>. You will</w:t>
      </w:r>
      <w:r w:rsidRPr="00B40467">
        <w:t xml:space="preserve"> </w:t>
      </w:r>
      <w:r w:rsidR="00072BE4">
        <w:t>use</w:t>
      </w:r>
      <w:r w:rsidRPr="00B40467">
        <w:t xml:space="preserve">, interpret </w:t>
      </w:r>
      <w:r w:rsidR="00F52843">
        <w:t xml:space="preserve">(and may also challenge) </w:t>
      </w:r>
      <w:r>
        <w:t>ChatGPT’s</w:t>
      </w:r>
      <w:r w:rsidRPr="00B40467">
        <w:t xml:space="preserve"> </w:t>
      </w:r>
      <w:r w:rsidR="00F52843">
        <w:t>classification. Here are the</w:t>
      </w:r>
      <w:r w:rsidR="00F52843" w:rsidRPr="00B40467">
        <w:t xml:space="preserve"> step</w:t>
      </w:r>
      <w:r w:rsidR="00F52843">
        <w:t>-</w:t>
      </w:r>
      <w:r w:rsidR="00F52843" w:rsidRPr="00B40467">
        <w:t>by</w:t>
      </w:r>
      <w:r w:rsidR="00F52843">
        <w:t>-</w:t>
      </w:r>
      <w:r w:rsidRPr="00B40467">
        <w:t>step</w:t>
      </w:r>
      <w:r w:rsidR="00F52843">
        <w:t xml:space="preserve"> instructions</w:t>
      </w:r>
      <w:r w:rsidRPr="00B40467">
        <w:t>.</w:t>
      </w:r>
    </w:p>
    <w:p w14:paraId="7BE38715" w14:textId="5073F7EF" w:rsidR="003C3111" w:rsidRPr="00B40467" w:rsidRDefault="003C3111" w:rsidP="005F061E">
      <w:pPr>
        <w:jc w:val="both"/>
      </w:pPr>
    </w:p>
    <w:p w14:paraId="53BD9307" w14:textId="1E3890BB" w:rsidR="005F061E" w:rsidRPr="00A82E4B" w:rsidRDefault="003C3111" w:rsidP="005F061E">
      <w:pPr>
        <w:jc w:val="both"/>
        <w:rPr>
          <w:bCs/>
          <w:u w:val="single"/>
        </w:rPr>
      </w:pPr>
      <w:r w:rsidRPr="00A82E4B">
        <w:rPr>
          <w:bCs/>
          <w:u w:val="single"/>
        </w:rPr>
        <w:t xml:space="preserve">Step 1 </w:t>
      </w:r>
      <w:r w:rsidR="002B7679" w:rsidRPr="00A82E4B">
        <w:rPr>
          <w:bCs/>
          <w:u w:val="single"/>
        </w:rPr>
        <w:t xml:space="preserve">(2 points) </w:t>
      </w:r>
      <w:r w:rsidRPr="00A82E4B">
        <w:rPr>
          <w:bCs/>
          <w:u w:val="single"/>
        </w:rPr>
        <w:t>— Choosing the Occupations</w:t>
      </w:r>
    </w:p>
    <w:p w14:paraId="266571E6" w14:textId="3A867FBD" w:rsidR="00D779BC" w:rsidRDefault="003C3111" w:rsidP="005F061E">
      <w:pPr>
        <w:jc w:val="both"/>
      </w:pPr>
      <w:r w:rsidRPr="00B40467">
        <w:br/>
      </w:r>
      <w:r w:rsidR="00D779BC">
        <w:t>Go to the</w:t>
      </w:r>
      <w:r w:rsidRPr="00B40467">
        <w:t xml:space="preserve"> </w:t>
      </w:r>
      <w:hyperlink r:id="rId13" w:history="1">
        <w:r w:rsidRPr="00B04764">
          <w:rPr>
            <w:rStyle w:val="Hyperlink"/>
          </w:rPr>
          <w:t>O*NET</w:t>
        </w:r>
      </w:hyperlink>
      <w:r w:rsidRPr="00B40467">
        <w:t xml:space="preserve"> </w:t>
      </w:r>
      <w:r w:rsidR="00D779BC">
        <w:t xml:space="preserve">website </w:t>
      </w:r>
      <w:r w:rsidR="005F061E">
        <w:t xml:space="preserve">(see print below) </w:t>
      </w:r>
      <w:r w:rsidRPr="00B40467">
        <w:t>and identify two occupations from your team that are as different from each other as possible. The goal is to compare jobs that rely on different skills and tasks.</w:t>
      </w:r>
    </w:p>
    <w:p w14:paraId="085C0A89" w14:textId="228C45EF" w:rsidR="005F061E" w:rsidRDefault="003C3111" w:rsidP="005F061E">
      <w:pPr>
        <w:jc w:val="both"/>
      </w:pPr>
      <w:r w:rsidRPr="00B40467">
        <w:br/>
      </w:r>
      <w:r w:rsidR="00D779BC">
        <w:t xml:space="preserve">Note: </w:t>
      </w:r>
      <w:r w:rsidRPr="00B40467">
        <w:t>If all team members have similar roles (for example, various types of managers), select one previous occupation or choose from this list: economist, lawyer, accountant, waiter/waitress, plumber, actor/actress, high-school teacher.</w:t>
      </w:r>
    </w:p>
    <w:p w14:paraId="65117F57" w14:textId="77777777" w:rsidR="005F061E" w:rsidRDefault="005F061E" w:rsidP="005F061E">
      <w:pPr>
        <w:jc w:val="both"/>
      </w:pPr>
    </w:p>
    <w:p w14:paraId="3FE5E3B7" w14:textId="4DE63807" w:rsidR="005F061E" w:rsidRPr="005F061E" w:rsidRDefault="005F061E" w:rsidP="005F061E">
      <w:pPr>
        <w:jc w:val="both"/>
        <w:rPr>
          <w:lang w:val="pt-BR"/>
        </w:rPr>
      </w:pPr>
      <w:r w:rsidRPr="005F061E">
        <w:rPr>
          <w:noProof/>
          <w:lang w:val="pt-BR"/>
        </w:rPr>
        <w:lastRenderedPageBreak/>
        <w:drawing>
          <wp:inline distT="0" distB="0" distL="0" distR="0" wp14:anchorId="17E178D9" wp14:editId="2892575B">
            <wp:extent cx="2844408" cy="1729740"/>
            <wp:effectExtent l="0" t="0" r="0" b="3810"/>
            <wp:docPr id="896114201" name="Picture 2"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14201" name="Picture 2" descr="A screenshot of a web pag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2053" cy="1734389"/>
                    </a:xfrm>
                    <a:prstGeom prst="rect">
                      <a:avLst/>
                    </a:prstGeom>
                    <a:noFill/>
                    <a:ln>
                      <a:noFill/>
                    </a:ln>
                  </pic:spPr>
                </pic:pic>
              </a:graphicData>
            </a:graphic>
          </wp:inline>
        </w:drawing>
      </w:r>
    </w:p>
    <w:p w14:paraId="62C2346D" w14:textId="6EB9B2E9" w:rsidR="003C3111" w:rsidRPr="00B04764" w:rsidRDefault="003C3111" w:rsidP="005F061E">
      <w:pPr>
        <w:jc w:val="both"/>
      </w:pPr>
      <w:r w:rsidRPr="00B40467">
        <w:br/>
      </w:r>
    </w:p>
    <w:p w14:paraId="4F6226EB" w14:textId="2E661E8F" w:rsidR="003C3111" w:rsidRPr="00B40467" w:rsidRDefault="003C3111" w:rsidP="005F061E">
      <w:pPr>
        <w:jc w:val="both"/>
      </w:pPr>
    </w:p>
    <w:p w14:paraId="428DB5AF" w14:textId="74B36413" w:rsidR="005F061E" w:rsidRPr="00A82E4B" w:rsidRDefault="003C3111" w:rsidP="005F061E">
      <w:pPr>
        <w:jc w:val="both"/>
        <w:rPr>
          <w:bCs/>
          <w:u w:val="single"/>
        </w:rPr>
      </w:pPr>
      <w:r w:rsidRPr="00A82E4B">
        <w:rPr>
          <w:bCs/>
          <w:u w:val="single"/>
        </w:rPr>
        <w:t>Step 2 (</w:t>
      </w:r>
      <w:r w:rsidR="002B7679" w:rsidRPr="00A82E4B">
        <w:rPr>
          <w:bCs/>
          <w:u w:val="single"/>
        </w:rPr>
        <w:t>5</w:t>
      </w:r>
      <w:r w:rsidRPr="00A82E4B">
        <w:rPr>
          <w:bCs/>
          <w:u w:val="single"/>
        </w:rPr>
        <w:t xml:space="preserve"> points) — Listing and Classifying</w:t>
      </w:r>
      <w:r w:rsidR="00475C56">
        <w:rPr>
          <w:bCs/>
          <w:u w:val="single"/>
        </w:rPr>
        <w:t xml:space="preserve"> </w:t>
      </w:r>
      <w:r w:rsidRPr="00A82E4B">
        <w:rPr>
          <w:bCs/>
          <w:u w:val="single"/>
        </w:rPr>
        <w:t>Tasks</w:t>
      </w:r>
    </w:p>
    <w:p w14:paraId="519E4275" w14:textId="31F78687" w:rsidR="005F061E" w:rsidRDefault="003C3111" w:rsidP="005F061E">
      <w:pPr>
        <w:jc w:val="both"/>
      </w:pPr>
      <w:r w:rsidRPr="00B40467">
        <w:br/>
        <w:t xml:space="preserve">For each </w:t>
      </w:r>
      <w:r>
        <w:t xml:space="preserve">of the two </w:t>
      </w:r>
      <w:r w:rsidRPr="00B40467">
        <w:t>chosen occupation</w:t>
      </w:r>
      <w:r>
        <w:t>s</w:t>
      </w:r>
      <w:r w:rsidRPr="00B40467">
        <w:t>, open the “Details → Tasks” tab in O*NET</w:t>
      </w:r>
      <w:r w:rsidR="005F061E">
        <w:t xml:space="preserve"> (see print below)</w:t>
      </w:r>
      <w:r w:rsidRPr="00B40467">
        <w:t xml:space="preserve">. Copy all </w:t>
      </w:r>
      <w:r w:rsidR="00475C56" w:rsidRPr="00475C56">
        <w:t>core</w:t>
      </w:r>
      <w:r w:rsidR="00475C56">
        <w:rPr>
          <w:b/>
          <w:bCs/>
        </w:rPr>
        <w:t xml:space="preserve"> </w:t>
      </w:r>
      <w:r w:rsidR="00475C56" w:rsidRPr="00475C56">
        <w:t>t</w:t>
      </w:r>
      <w:r w:rsidRPr="00475C56">
        <w:t>asks</w:t>
      </w:r>
      <w:r w:rsidRPr="00B40467">
        <w:t xml:space="preserve"> </w:t>
      </w:r>
      <w:r>
        <w:t>for that occupation</w:t>
      </w:r>
      <w:r w:rsidR="00475C56">
        <w:t xml:space="preserve"> (</w:t>
      </w:r>
      <w:r w:rsidR="00475C56" w:rsidRPr="00475C56">
        <w:rPr>
          <w:i/>
          <w:iCs/>
        </w:rPr>
        <w:t>supplemental tasks not required</w:t>
      </w:r>
      <w:r w:rsidR="00475C56">
        <w:t>)</w:t>
      </w:r>
      <w:r>
        <w:t xml:space="preserve">, </w:t>
      </w:r>
      <w:r w:rsidRPr="00B40467">
        <w:t>together with their importance scores (0–100)</w:t>
      </w:r>
      <w:r>
        <w:t>,</w:t>
      </w:r>
      <w:r w:rsidRPr="00B40467">
        <w:t xml:space="preserve"> into an Excel spreadsheet.</w:t>
      </w:r>
    </w:p>
    <w:p w14:paraId="1FA13E0D" w14:textId="28899D0A" w:rsidR="005F061E" w:rsidRPr="005F061E" w:rsidRDefault="005F061E" w:rsidP="005F061E">
      <w:pPr>
        <w:jc w:val="both"/>
        <w:rPr>
          <w:lang w:val="pt-BR"/>
        </w:rPr>
      </w:pPr>
      <w:r w:rsidRPr="005F061E">
        <w:rPr>
          <w:noProof/>
          <w:lang w:val="pt-BR"/>
        </w:rPr>
        <w:drawing>
          <wp:inline distT="0" distB="0" distL="0" distR="0" wp14:anchorId="0AEF767D" wp14:editId="68BF4969">
            <wp:extent cx="3634740" cy="2805274"/>
            <wp:effectExtent l="0" t="0" r="3810" b="0"/>
            <wp:docPr id="1572658111" name="Picture 4"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58111" name="Picture 4" descr="A screenshot of a web pag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36559" cy="2806678"/>
                    </a:xfrm>
                    <a:prstGeom prst="rect">
                      <a:avLst/>
                    </a:prstGeom>
                    <a:noFill/>
                    <a:ln>
                      <a:noFill/>
                    </a:ln>
                  </pic:spPr>
                </pic:pic>
              </a:graphicData>
            </a:graphic>
          </wp:inline>
        </w:drawing>
      </w:r>
    </w:p>
    <w:p w14:paraId="037BDFBD" w14:textId="4150BE38" w:rsidR="003C3111" w:rsidRDefault="003C3111" w:rsidP="005F061E">
      <w:pPr>
        <w:jc w:val="both"/>
      </w:pPr>
      <w:r w:rsidRPr="00B40467">
        <w:br/>
        <w:t xml:space="preserve">Paste this spreadsheet into ChatGPT (or </w:t>
      </w:r>
      <w:r>
        <w:t>any</w:t>
      </w:r>
      <w:r w:rsidRPr="00B40467">
        <w:t xml:space="preserve"> AI interface) and ask it to:</w:t>
      </w:r>
    </w:p>
    <w:p w14:paraId="22382E6E" w14:textId="77777777" w:rsidR="005F061E" w:rsidRPr="00B40467" w:rsidRDefault="005F061E" w:rsidP="005F061E">
      <w:pPr>
        <w:jc w:val="both"/>
      </w:pPr>
    </w:p>
    <w:p w14:paraId="42430B62" w14:textId="4AC23DA5" w:rsidR="003C3111" w:rsidRPr="00B40467" w:rsidRDefault="003C3111" w:rsidP="005F061E">
      <w:pPr>
        <w:numPr>
          <w:ilvl w:val="0"/>
          <w:numId w:val="31"/>
        </w:numPr>
        <w:spacing w:after="160" w:line="278" w:lineRule="auto"/>
        <w:jc w:val="both"/>
      </w:pPr>
      <w:r>
        <w:t xml:space="preserve">Replacement dummy: Classify for each profession which task </w:t>
      </w:r>
      <w:r w:rsidRPr="00B40467">
        <w:t xml:space="preserve">ChatGPT believes will be replaced by </w:t>
      </w:r>
      <w:r>
        <w:t xml:space="preserve">AI-supported </w:t>
      </w:r>
      <w:r w:rsidRPr="00B40467">
        <w:t>automation in the next five years.</w:t>
      </w:r>
      <w:r>
        <w:t xml:space="preserve"> Hint: Ask ChatGPT to a</w:t>
      </w:r>
      <w:r w:rsidRPr="002F68A3">
        <w:t xml:space="preserve">dd a new column </w:t>
      </w:r>
      <w:r>
        <w:t xml:space="preserve">“Replacement dummy” </w:t>
      </w:r>
      <w:r w:rsidRPr="002F68A3">
        <w:t xml:space="preserve">of 1s and 0s, where 1 indicates </w:t>
      </w:r>
      <w:r>
        <w:t xml:space="preserve">that the task will be replaced. </w:t>
      </w:r>
      <w:r w:rsidR="00D779BC" w:rsidRPr="00A82E4B">
        <w:rPr>
          <w:i/>
        </w:rPr>
        <w:t>Note: If you want to compute a more finely-grained index, you could also ask ChatGPT to classify the extent to which each task will be replaced with 0 indicating “none”, 0.25 indicating “some replacement”, 0.5 “substantial replacement”, 0.75 “almost completely replaced” and 1 “completely replaced”.</w:t>
      </w:r>
      <w:r w:rsidR="00882B16">
        <w:t xml:space="preserve"> </w:t>
      </w:r>
      <w:r w:rsidR="00882B16" w:rsidRPr="00A82E4B">
        <w:rPr>
          <w:i/>
        </w:rPr>
        <w:t xml:space="preserve">But you will receive full credit also for the simpler 0/1 dummy. </w:t>
      </w:r>
      <w:r w:rsidR="00D779BC">
        <w:t xml:space="preserve"> </w:t>
      </w:r>
    </w:p>
    <w:p w14:paraId="21189182" w14:textId="46A47998" w:rsidR="003C3111" w:rsidRPr="00B40467" w:rsidRDefault="003C3111" w:rsidP="005F061E">
      <w:pPr>
        <w:numPr>
          <w:ilvl w:val="0"/>
          <w:numId w:val="31"/>
        </w:numPr>
        <w:spacing w:after="160" w:line="278" w:lineRule="auto"/>
        <w:jc w:val="both"/>
      </w:pPr>
      <w:r w:rsidRPr="00B40467">
        <w:lastRenderedPageBreak/>
        <w:t xml:space="preserve">Review </w:t>
      </w:r>
      <w:r>
        <w:t>ChatGPT</w:t>
      </w:r>
      <w:r w:rsidRPr="00B40467">
        <w:t>’s classification</w:t>
      </w:r>
      <w:r>
        <w:t>. You may change its coding if you disagree</w:t>
      </w:r>
      <w:r w:rsidRPr="00B40467">
        <w:t>.</w:t>
      </w:r>
      <w:r w:rsidR="00C76528">
        <w:t xml:space="preserve"> Report your final table with scores in your solutions.</w:t>
      </w:r>
      <w:r>
        <w:t xml:space="preserve"> </w:t>
      </w:r>
      <w:r w:rsidRPr="00A82E4B">
        <w:rPr>
          <w:i/>
        </w:rPr>
        <w:t>Note: You do not need to document those steps. The idea here is that you create an AI-supported coding of tasks, supported by your own judgment. Of course, you can ask ChatGPT for its reasoning behind each coding.</w:t>
      </w:r>
      <w:r>
        <w:t xml:space="preserve"> </w:t>
      </w:r>
    </w:p>
    <w:p w14:paraId="4692F913" w14:textId="1CE38229" w:rsidR="003C3111" w:rsidRPr="00B40467" w:rsidRDefault="003C3111" w:rsidP="005F061E">
      <w:pPr>
        <w:jc w:val="both"/>
      </w:pPr>
    </w:p>
    <w:p w14:paraId="2332E27F" w14:textId="3C2C45AF" w:rsidR="005F061E" w:rsidRPr="00A82E4B" w:rsidRDefault="003C3111" w:rsidP="005F061E">
      <w:pPr>
        <w:jc w:val="both"/>
        <w:rPr>
          <w:bCs/>
          <w:u w:val="single"/>
        </w:rPr>
      </w:pPr>
      <w:r w:rsidRPr="00A82E4B">
        <w:rPr>
          <w:bCs/>
          <w:u w:val="single"/>
        </w:rPr>
        <w:t>Step 3</w:t>
      </w:r>
      <w:r w:rsidR="005F061E" w:rsidRPr="00A82E4B">
        <w:rPr>
          <w:bCs/>
          <w:u w:val="single"/>
        </w:rPr>
        <w:t xml:space="preserve"> </w:t>
      </w:r>
      <w:r w:rsidR="002B7679" w:rsidRPr="00A82E4B">
        <w:rPr>
          <w:bCs/>
          <w:u w:val="single"/>
        </w:rPr>
        <w:t xml:space="preserve">(8 points) </w:t>
      </w:r>
      <w:r w:rsidRPr="00A82E4B">
        <w:rPr>
          <w:bCs/>
          <w:u w:val="single"/>
        </w:rPr>
        <w:t>— Computing the AI-Replacement Index</w:t>
      </w:r>
    </w:p>
    <w:p w14:paraId="0F6A275F" w14:textId="4BDBEDBC" w:rsidR="003C3111" w:rsidRDefault="003C3111" w:rsidP="005F061E">
      <w:pPr>
        <w:jc w:val="both"/>
      </w:pPr>
      <w:r w:rsidRPr="00B40467">
        <w:br/>
        <w:t xml:space="preserve">For each </w:t>
      </w:r>
      <w:r>
        <w:t xml:space="preserve">of the two </w:t>
      </w:r>
      <w:r w:rsidRPr="00B40467">
        <w:t>occupation</w:t>
      </w:r>
      <w:r>
        <w:t>s</w:t>
      </w:r>
      <w:r w:rsidRPr="00B40467">
        <w:t>, compute an AI-Replacement Index using the importance score of each task as a weight:</w:t>
      </w:r>
    </w:p>
    <w:p w14:paraId="294417E4" w14:textId="77777777" w:rsidR="005F061E" w:rsidRPr="00B40467" w:rsidRDefault="005F061E" w:rsidP="005F061E">
      <w:pPr>
        <w:jc w:val="both"/>
      </w:pPr>
    </w:p>
    <w:p w14:paraId="183A9A65" w14:textId="5A0FA8D3" w:rsidR="00AF6148" w:rsidRDefault="003C3111" w:rsidP="00A82E4B">
      <w:pPr>
        <w:jc w:val="center"/>
        <w:rPr>
          <w:rFonts w:eastAsiaTheme="minorEastAsia"/>
        </w:rPr>
      </w:pPr>
      <w:r w:rsidRPr="00A82E4B">
        <w:rPr>
          <w:b/>
        </w:rPr>
        <w:t xml:space="preserve">AI Replacement Index = </w:t>
      </w:r>
      <m:oMath>
        <m:r>
          <m:rPr>
            <m:sty m:val="bi"/>
          </m:rPr>
          <w:rPr>
            <w:rFonts w:ascii="Cambria Math" w:hAnsi="Cambria Math"/>
          </w:rPr>
          <m:t>Σ(Importance × Replacement dummy) / Σ(Importance)</m:t>
        </m:r>
      </m:oMath>
      <w:r>
        <w:rPr>
          <w:rFonts w:eastAsiaTheme="minorEastAsia"/>
        </w:rPr>
        <w:t>,</w:t>
      </w:r>
    </w:p>
    <w:p w14:paraId="584CCF5D" w14:textId="77777777" w:rsidR="00AF6148" w:rsidRDefault="00AF6148" w:rsidP="005F061E">
      <w:pPr>
        <w:jc w:val="both"/>
        <w:rPr>
          <w:rFonts w:eastAsiaTheme="minorEastAsia"/>
        </w:rPr>
      </w:pPr>
    </w:p>
    <w:p w14:paraId="76751657" w14:textId="2165C53F" w:rsidR="003C3111" w:rsidRDefault="003C3111" w:rsidP="005F061E">
      <w:pPr>
        <w:jc w:val="both"/>
        <w:rPr>
          <w:rFonts w:eastAsiaTheme="minorEastAsia"/>
        </w:rPr>
      </w:pPr>
      <w:r>
        <w:rPr>
          <w:rFonts w:eastAsiaTheme="minorEastAsia"/>
        </w:rPr>
        <w:t xml:space="preserve">where </w:t>
      </w:r>
      <m:oMath>
        <m:r>
          <m:rPr>
            <m:nor/>
          </m:rPr>
          <w:rPr>
            <w:rFonts w:ascii="Cambria Math" w:eastAsiaTheme="minorEastAsia" w:hAnsi="Cambria Math"/>
          </w:rPr>
          <m:t>Σ</m:t>
        </m:r>
      </m:oMath>
      <w:r>
        <w:rPr>
          <w:rFonts w:eastAsiaTheme="minorEastAsia"/>
        </w:rPr>
        <w:t xml:space="preserve"> indicates “sum”</w:t>
      </w:r>
      <w:r w:rsidR="005F061E">
        <w:rPr>
          <w:rFonts w:eastAsiaTheme="minorEastAsia"/>
        </w:rPr>
        <w:t>.</w:t>
      </w:r>
    </w:p>
    <w:p w14:paraId="701A5C9E" w14:textId="77777777" w:rsidR="005F061E" w:rsidRDefault="005F061E" w:rsidP="005F061E">
      <w:pPr>
        <w:jc w:val="both"/>
        <w:rPr>
          <w:rFonts w:eastAsiaTheme="minorEastAsia"/>
        </w:rPr>
      </w:pPr>
    </w:p>
    <w:p w14:paraId="04E6F59B" w14:textId="7F36AC88" w:rsidR="003C3111" w:rsidRPr="00A82E4B" w:rsidRDefault="003C3111" w:rsidP="005F061E">
      <w:pPr>
        <w:jc w:val="both"/>
        <w:rPr>
          <w:rFonts w:eastAsiaTheme="minorEastAsia"/>
          <w:i/>
        </w:rPr>
      </w:pPr>
      <w:r w:rsidRPr="00A82E4B">
        <w:rPr>
          <w:rFonts w:eastAsiaTheme="minorEastAsia"/>
          <w:i/>
        </w:rPr>
        <w:t xml:space="preserve">Note: </w:t>
      </w:r>
      <w:r w:rsidR="004F59D9" w:rsidRPr="00A82E4B">
        <w:rPr>
          <w:rFonts w:eastAsiaTheme="minorEastAsia"/>
          <w:i/>
        </w:rPr>
        <w:t xml:space="preserve">You may compute this in Excel, </w:t>
      </w:r>
      <w:r w:rsidR="00AA5410" w:rsidRPr="00A82E4B">
        <w:rPr>
          <w:rFonts w:eastAsiaTheme="minorEastAsia"/>
          <w:i/>
        </w:rPr>
        <w:t>or you can ask ChatGPT</w:t>
      </w:r>
      <w:r w:rsidR="00A870E1">
        <w:rPr>
          <w:rFonts w:eastAsiaTheme="minorEastAsia"/>
          <w:i/>
        </w:rPr>
        <w:t xml:space="preserve"> to do the calculation</w:t>
      </w:r>
      <w:r w:rsidR="004F59D9" w:rsidRPr="00A82E4B">
        <w:rPr>
          <w:rFonts w:eastAsiaTheme="minorEastAsia"/>
          <w:i/>
        </w:rPr>
        <w:t xml:space="preserve">. </w:t>
      </w:r>
      <w:r w:rsidRPr="00A82E4B">
        <w:rPr>
          <w:rFonts w:eastAsiaTheme="minorEastAsia"/>
          <w:i/>
        </w:rPr>
        <w:t xml:space="preserve">If AI Replacement Index = 1, then every single task of an occupation is replaceable by AI. On the other hand, a value of 0 implies that the occupation should be relatively “safe” from AI. </w:t>
      </w:r>
    </w:p>
    <w:p w14:paraId="42497717" w14:textId="77777777" w:rsidR="005F061E" w:rsidRPr="00B40467" w:rsidRDefault="005F061E" w:rsidP="005F061E">
      <w:pPr>
        <w:jc w:val="both"/>
      </w:pPr>
    </w:p>
    <w:p w14:paraId="75CBC98C" w14:textId="77777777" w:rsidR="005F061E" w:rsidRDefault="003C3111" w:rsidP="005F061E">
      <w:pPr>
        <w:jc w:val="both"/>
      </w:pPr>
      <w:r w:rsidRPr="00B40467">
        <w:t>Compare the indexes</w:t>
      </w:r>
      <w:r>
        <w:t xml:space="preserve"> for the two occupations</w:t>
      </w:r>
      <w:r w:rsidRPr="00B40467">
        <w:t>.</w:t>
      </w:r>
    </w:p>
    <w:p w14:paraId="2B68E14C" w14:textId="61863C7F" w:rsidR="003C3111" w:rsidRPr="00B40467" w:rsidRDefault="003C3111" w:rsidP="005F061E">
      <w:pPr>
        <w:jc w:val="both"/>
      </w:pPr>
      <w:r w:rsidRPr="00B40467">
        <w:br/>
        <w:t xml:space="preserve">Which occupation appears more exposed to automation? Do you agree </w:t>
      </w:r>
      <w:r>
        <w:t xml:space="preserve">or disagree </w:t>
      </w:r>
      <w:r w:rsidRPr="00B40467">
        <w:t xml:space="preserve">with </w:t>
      </w:r>
      <w:r>
        <w:t xml:space="preserve">this </w:t>
      </w:r>
      <w:r w:rsidRPr="00B40467">
        <w:t xml:space="preserve">result? </w:t>
      </w:r>
      <w:r>
        <w:t>Discuss</w:t>
      </w:r>
      <w:r w:rsidRPr="00B40467">
        <w:t xml:space="preserve"> briefly.</w:t>
      </w:r>
    </w:p>
    <w:bookmarkEnd w:id="18"/>
    <w:p w14:paraId="72E35861" w14:textId="77777777" w:rsidR="003C3111" w:rsidRPr="003D7F8D" w:rsidRDefault="003C3111" w:rsidP="005F061E">
      <w:pPr>
        <w:spacing w:after="120"/>
        <w:jc w:val="both"/>
      </w:pPr>
    </w:p>
    <w:sectPr w:rsidR="003C3111" w:rsidRPr="003D7F8D" w:rsidSect="00DD3D66">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286FA" w14:textId="77777777" w:rsidR="008625E6" w:rsidRDefault="008625E6">
      <w:r>
        <w:separator/>
      </w:r>
    </w:p>
  </w:endnote>
  <w:endnote w:type="continuationSeparator" w:id="0">
    <w:p w14:paraId="3B6DC54E" w14:textId="77777777" w:rsidR="008625E6" w:rsidRDefault="008625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imes">
    <w:altName w:val="﷽﷽﷽﷽﷽﷽﷽﷽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FB5CF" w14:textId="77777777" w:rsidR="00B95A28" w:rsidRDefault="00576688" w:rsidP="00EE3A35">
    <w:pPr>
      <w:pStyle w:val="Footer"/>
      <w:framePr w:wrap="around" w:vAnchor="text" w:hAnchor="margin" w:xAlign="center" w:y="1"/>
      <w:rPr>
        <w:rStyle w:val="PageNumber"/>
      </w:rPr>
    </w:pPr>
    <w:r>
      <w:rPr>
        <w:rStyle w:val="PageNumber"/>
      </w:rPr>
      <w:fldChar w:fldCharType="begin"/>
    </w:r>
    <w:r w:rsidR="00B95A28">
      <w:rPr>
        <w:rStyle w:val="PageNumber"/>
      </w:rPr>
      <w:instrText xml:space="preserve">PAGE  </w:instrText>
    </w:r>
    <w:r>
      <w:rPr>
        <w:rStyle w:val="PageNumber"/>
      </w:rPr>
      <w:fldChar w:fldCharType="end"/>
    </w:r>
  </w:p>
  <w:p w14:paraId="171EA297" w14:textId="77777777" w:rsidR="00B95A28" w:rsidRDefault="00B95A28" w:rsidP="00EE3A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7A702" w14:textId="77777777" w:rsidR="00B95A28" w:rsidRPr="006F725E" w:rsidRDefault="00576688" w:rsidP="00EE3A35">
    <w:pPr>
      <w:pStyle w:val="Footer"/>
      <w:framePr w:wrap="around" w:vAnchor="text" w:hAnchor="margin" w:xAlign="center" w:y="1"/>
      <w:rPr>
        <w:rStyle w:val="PageNumber"/>
        <w:rFonts w:asciiTheme="minorHAnsi" w:hAnsiTheme="minorHAnsi"/>
      </w:rPr>
    </w:pPr>
    <w:r w:rsidRPr="006F725E">
      <w:rPr>
        <w:rStyle w:val="PageNumber"/>
        <w:rFonts w:asciiTheme="minorHAnsi" w:hAnsiTheme="minorHAnsi"/>
      </w:rPr>
      <w:fldChar w:fldCharType="begin"/>
    </w:r>
    <w:r w:rsidR="00B95A28" w:rsidRPr="006F725E">
      <w:rPr>
        <w:rStyle w:val="PageNumber"/>
        <w:rFonts w:asciiTheme="minorHAnsi" w:hAnsiTheme="minorHAnsi"/>
      </w:rPr>
      <w:instrText xml:space="preserve">PAGE  </w:instrText>
    </w:r>
    <w:r w:rsidRPr="006F725E">
      <w:rPr>
        <w:rStyle w:val="PageNumber"/>
        <w:rFonts w:asciiTheme="minorHAnsi" w:hAnsiTheme="minorHAnsi"/>
      </w:rPr>
      <w:fldChar w:fldCharType="separate"/>
    </w:r>
    <w:r w:rsidR="00F30A34">
      <w:rPr>
        <w:rStyle w:val="PageNumber"/>
        <w:rFonts w:asciiTheme="minorHAnsi" w:hAnsiTheme="minorHAnsi"/>
        <w:noProof/>
      </w:rPr>
      <w:t>1</w:t>
    </w:r>
    <w:r w:rsidRPr="006F725E">
      <w:rPr>
        <w:rStyle w:val="PageNumber"/>
        <w:rFonts w:asciiTheme="minorHAnsi" w:hAnsiTheme="minorHAnsi"/>
      </w:rPr>
      <w:fldChar w:fldCharType="end"/>
    </w:r>
  </w:p>
  <w:p w14:paraId="072ED2B1" w14:textId="77777777" w:rsidR="00B95A28" w:rsidRDefault="00B95A28" w:rsidP="006F725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91BA" w14:textId="77777777" w:rsidR="00B95A28" w:rsidRPr="006F725E" w:rsidRDefault="00811C5D">
    <w:pPr>
      <w:pStyle w:val="Footer"/>
      <w:jc w:val="center"/>
      <w:rPr>
        <w:rFonts w:asciiTheme="minorHAnsi" w:hAnsiTheme="minorHAnsi"/>
      </w:rPr>
    </w:pPr>
    <w:r w:rsidRPr="006F725E">
      <w:rPr>
        <w:rFonts w:asciiTheme="minorHAnsi" w:hAnsiTheme="minorHAnsi"/>
      </w:rPr>
      <w:fldChar w:fldCharType="begin"/>
    </w:r>
    <w:r w:rsidRPr="006F725E">
      <w:rPr>
        <w:rFonts w:asciiTheme="minorHAnsi" w:hAnsiTheme="minorHAnsi"/>
      </w:rPr>
      <w:instrText xml:space="preserve"> PAGE   \* MERGEFORMAT </w:instrText>
    </w:r>
    <w:r w:rsidRPr="006F725E">
      <w:rPr>
        <w:rFonts w:asciiTheme="minorHAnsi" w:hAnsiTheme="minorHAnsi"/>
      </w:rPr>
      <w:fldChar w:fldCharType="separate"/>
    </w:r>
    <w:r w:rsidR="00897E34">
      <w:rPr>
        <w:rFonts w:asciiTheme="minorHAnsi" w:hAnsiTheme="minorHAnsi"/>
        <w:noProof/>
      </w:rPr>
      <w:t>1</w:t>
    </w:r>
    <w:r w:rsidRPr="006F725E">
      <w:rPr>
        <w:rFonts w:asciiTheme="minorHAnsi" w:hAnsiTheme="minorHAnsi"/>
        <w:noProof/>
      </w:rPr>
      <w:fldChar w:fldCharType="end"/>
    </w:r>
  </w:p>
  <w:p w14:paraId="4ADE3F26" w14:textId="77777777" w:rsidR="00B95A28" w:rsidRDefault="00B95A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3E0DC" w14:textId="77777777" w:rsidR="008625E6" w:rsidRDefault="008625E6">
      <w:r>
        <w:separator/>
      </w:r>
    </w:p>
  </w:footnote>
  <w:footnote w:type="continuationSeparator" w:id="0">
    <w:p w14:paraId="4D810D48" w14:textId="77777777" w:rsidR="008625E6" w:rsidRDefault="008625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2E5C7" w14:textId="1DB6B414" w:rsidR="004F330B" w:rsidRPr="0088197B" w:rsidRDefault="004F330B" w:rsidP="004F330B">
    <w:pPr>
      <w:pStyle w:val="Header"/>
      <w:tabs>
        <w:tab w:val="clear" w:pos="4320"/>
        <w:tab w:val="clear" w:pos="8640"/>
      </w:tabs>
      <w:rPr>
        <w:b/>
      </w:rPr>
    </w:pPr>
    <w:r w:rsidRPr="0088197B">
      <w:rPr>
        <w:b/>
      </w:rPr>
      <w:t xml:space="preserve">Professor </w:t>
    </w:r>
    <w:r w:rsidRPr="00804A62">
      <w:rPr>
        <w:b/>
      </w:rPr>
      <w:t>Nico Voigtländer</w:t>
    </w:r>
    <w:r w:rsidRPr="0088197B">
      <w:rPr>
        <w:b/>
      </w:rPr>
      <w:tab/>
    </w:r>
    <w:r w:rsidRPr="0088197B">
      <w:rPr>
        <w:b/>
      </w:rPr>
      <w:tab/>
    </w:r>
    <w:r w:rsidRPr="0088197B">
      <w:rPr>
        <w:b/>
      </w:rPr>
      <w:tab/>
    </w:r>
    <w:r w:rsidRPr="0088197B">
      <w:rPr>
        <w:b/>
      </w:rPr>
      <w:tab/>
    </w:r>
    <w:r w:rsidRPr="0088197B">
      <w:rPr>
        <w:b/>
      </w:rPr>
      <w:tab/>
    </w:r>
    <w:r w:rsidRPr="0088197B">
      <w:rPr>
        <w:b/>
      </w:rPr>
      <w:tab/>
    </w:r>
    <w:r w:rsidRPr="0088197B">
      <w:rPr>
        <w:b/>
      </w:rPr>
      <w:tab/>
      <w:t xml:space="preserve">   </w:t>
    </w:r>
    <w:r>
      <w:rPr>
        <w:b/>
      </w:rPr>
      <w:t xml:space="preserve">     </w:t>
    </w:r>
    <w:r>
      <w:rPr>
        <w:b/>
      </w:rPr>
      <w:tab/>
      <w:t xml:space="preserve">  </w:t>
    </w:r>
    <w:r w:rsidR="00B21CB8">
      <w:rPr>
        <w:b/>
      </w:rPr>
      <w:t>Fall</w:t>
    </w:r>
    <w:r>
      <w:rPr>
        <w:b/>
      </w:rPr>
      <w:t xml:space="preserve"> 202</w:t>
    </w:r>
    <w:r w:rsidR="00AB5B59">
      <w:rPr>
        <w:b/>
      </w:rPr>
      <w:t>5</w:t>
    </w:r>
  </w:p>
  <w:p w14:paraId="58C5FBDB" w14:textId="77777777" w:rsidR="004F330B" w:rsidRPr="0088197B" w:rsidRDefault="004F330B" w:rsidP="004F330B">
    <w:pPr>
      <w:pStyle w:val="Header"/>
      <w:tabs>
        <w:tab w:val="clear" w:pos="4320"/>
        <w:tab w:val="clear" w:pos="8640"/>
      </w:tabs>
      <w:jc w:val="center"/>
      <w:rPr>
        <w:b/>
      </w:rPr>
    </w:pPr>
    <w:r w:rsidRPr="0088197B">
      <w:rPr>
        <w:b/>
      </w:rPr>
      <w:t>Managerial Economics</w:t>
    </w:r>
  </w:p>
  <w:p w14:paraId="2C581D42" w14:textId="01CF112F" w:rsidR="00575A29" w:rsidRPr="004F330B" w:rsidRDefault="00575A29" w:rsidP="004F33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E5915" w14:textId="77777777" w:rsidR="00B95A28" w:rsidRPr="0071320D" w:rsidRDefault="00B95A28" w:rsidP="007A4520">
    <w:pPr>
      <w:pStyle w:val="Header"/>
      <w:tabs>
        <w:tab w:val="clear" w:pos="8640"/>
      </w:tabs>
      <w:rPr>
        <w:rFonts w:asciiTheme="minorHAnsi" w:hAnsiTheme="minorHAnsi"/>
        <w:b/>
        <w:lang w:val="it-IT"/>
        <w:rPrChange w:id="19" w:author="NICO VOIGTLAENDER" w:date="2021-09-01T14:13:00Z">
          <w:rPr>
            <w:rFonts w:asciiTheme="minorHAnsi" w:hAnsiTheme="minorHAnsi"/>
            <w:b/>
          </w:rPr>
        </w:rPrChange>
      </w:rPr>
    </w:pPr>
    <w:r w:rsidRPr="0071320D">
      <w:rPr>
        <w:rFonts w:asciiTheme="minorHAnsi" w:hAnsiTheme="minorHAnsi"/>
        <w:b/>
        <w:lang w:val="it-IT"/>
        <w:rPrChange w:id="20" w:author="NICO VOIGTLAENDER" w:date="2021-09-01T14:13:00Z">
          <w:rPr>
            <w:rFonts w:asciiTheme="minorHAnsi" w:hAnsiTheme="minorHAnsi"/>
            <w:b/>
          </w:rPr>
        </w:rPrChange>
      </w:rPr>
      <w:t xml:space="preserve">Professor </w:t>
    </w:r>
    <w:r w:rsidR="008A6CD7" w:rsidRPr="0071320D">
      <w:rPr>
        <w:rFonts w:asciiTheme="minorHAnsi" w:hAnsiTheme="minorHAnsi"/>
        <w:b/>
        <w:lang w:val="it-IT"/>
        <w:rPrChange w:id="21" w:author="NICO VOIGTLAENDER" w:date="2021-09-01T14:13:00Z">
          <w:rPr>
            <w:rFonts w:asciiTheme="minorHAnsi" w:hAnsiTheme="minorHAnsi"/>
            <w:b/>
          </w:rPr>
        </w:rPrChange>
      </w:rPr>
      <w:t>Paola Giuliano</w:t>
    </w:r>
    <w:r w:rsidRPr="0071320D">
      <w:rPr>
        <w:rFonts w:asciiTheme="minorHAnsi" w:hAnsiTheme="minorHAnsi"/>
        <w:b/>
        <w:lang w:val="it-IT"/>
        <w:rPrChange w:id="22" w:author="NICO VOIGTLAENDER" w:date="2021-09-01T14:13:00Z">
          <w:rPr>
            <w:rFonts w:asciiTheme="minorHAnsi" w:hAnsiTheme="minorHAnsi"/>
            <w:b/>
          </w:rPr>
        </w:rPrChange>
      </w:rPr>
      <w:tab/>
    </w:r>
    <w:r w:rsidRPr="0071320D">
      <w:rPr>
        <w:rFonts w:asciiTheme="minorHAnsi" w:hAnsiTheme="minorHAnsi"/>
        <w:b/>
        <w:lang w:val="it-IT"/>
        <w:rPrChange w:id="23" w:author="NICO VOIGTLAENDER" w:date="2021-09-01T14:13:00Z">
          <w:rPr>
            <w:rFonts w:asciiTheme="minorHAnsi" w:hAnsiTheme="minorHAnsi"/>
            <w:b/>
          </w:rPr>
        </w:rPrChange>
      </w:rPr>
      <w:tab/>
    </w:r>
    <w:r w:rsidR="007A4520" w:rsidRPr="0071320D">
      <w:rPr>
        <w:rFonts w:asciiTheme="minorHAnsi" w:hAnsiTheme="minorHAnsi"/>
        <w:b/>
        <w:lang w:val="it-IT"/>
        <w:rPrChange w:id="24" w:author="NICO VOIGTLAENDER" w:date="2021-09-01T14:13:00Z">
          <w:rPr>
            <w:rFonts w:asciiTheme="minorHAnsi" w:hAnsiTheme="minorHAnsi"/>
            <w:b/>
          </w:rPr>
        </w:rPrChange>
      </w:rPr>
      <w:tab/>
    </w:r>
    <w:r w:rsidR="007A4520" w:rsidRPr="0071320D">
      <w:rPr>
        <w:rFonts w:asciiTheme="minorHAnsi" w:hAnsiTheme="minorHAnsi"/>
        <w:b/>
        <w:lang w:val="it-IT"/>
        <w:rPrChange w:id="25" w:author="NICO VOIGTLAENDER" w:date="2021-09-01T14:13:00Z">
          <w:rPr>
            <w:rFonts w:asciiTheme="minorHAnsi" w:hAnsiTheme="minorHAnsi"/>
            <w:b/>
          </w:rPr>
        </w:rPrChange>
      </w:rPr>
      <w:tab/>
      <w:t xml:space="preserve"> </w:t>
    </w:r>
    <w:r w:rsidR="007A4520" w:rsidRPr="0071320D">
      <w:rPr>
        <w:rFonts w:asciiTheme="minorHAnsi" w:hAnsiTheme="minorHAnsi"/>
        <w:b/>
        <w:lang w:val="it-IT"/>
        <w:rPrChange w:id="26" w:author="NICO VOIGTLAENDER" w:date="2021-09-01T14:13:00Z">
          <w:rPr>
            <w:rFonts w:asciiTheme="minorHAnsi" w:hAnsiTheme="minorHAnsi"/>
            <w:b/>
          </w:rPr>
        </w:rPrChange>
      </w:rPr>
      <w:tab/>
    </w:r>
    <w:r w:rsidR="007A4520" w:rsidRPr="0071320D">
      <w:rPr>
        <w:rFonts w:asciiTheme="minorHAnsi" w:hAnsiTheme="minorHAnsi"/>
        <w:b/>
        <w:lang w:val="it-IT"/>
        <w:rPrChange w:id="27" w:author="NICO VOIGTLAENDER" w:date="2021-09-01T14:13:00Z">
          <w:rPr>
            <w:rFonts w:asciiTheme="minorHAnsi" w:hAnsiTheme="minorHAnsi"/>
            <w:b/>
          </w:rPr>
        </w:rPrChange>
      </w:rPr>
      <w:tab/>
      <w:t xml:space="preserve">       </w:t>
    </w:r>
    <w:r w:rsidRPr="0071320D">
      <w:rPr>
        <w:rFonts w:asciiTheme="minorHAnsi" w:hAnsiTheme="minorHAnsi"/>
        <w:b/>
        <w:lang w:val="it-IT"/>
        <w:rPrChange w:id="28" w:author="NICO VOIGTLAENDER" w:date="2021-09-01T14:13:00Z">
          <w:rPr>
            <w:rFonts w:asciiTheme="minorHAnsi" w:hAnsiTheme="minorHAnsi"/>
            <w:b/>
          </w:rPr>
        </w:rPrChange>
      </w:rPr>
      <w:t>Fall 20</w:t>
    </w:r>
    <w:r w:rsidR="005F3B09" w:rsidRPr="0071320D">
      <w:rPr>
        <w:rFonts w:asciiTheme="minorHAnsi" w:hAnsiTheme="minorHAnsi"/>
        <w:b/>
        <w:lang w:val="it-IT"/>
        <w:rPrChange w:id="29" w:author="NICO VOIGTLAENDER" w:date="2021-09-01T14:13:00Z">
          <w:rPr>
            <w:rFonts w:asciiTheme="minorHAnsi" w:hAnsiTheme="minorHAnsi"/>
            <w:b/>
          </w:rPr>
        </w:rPrChange>
      </w:rPr>
      <w:t>1</w:t>
    </w:r>
    <w:r w:rsidR="00CA1683" w:rsidRPr="0071320D">
      <w:rPr>
        <w:rFonts w:asciiTheme="minorHAnsi" w:hAnsiTheme="minorHAnsi"/>
        <w:b/>
        <w:lang w:val="it-IT"/>
        <w:rPrChange w:id="30" w:author="NICO VOIGTLAENDER" w:date="2021-09-01T14:13:00Z">
          <w:rPr>
            <w:rFonts w:asciiTheme="minorHAnsi" w:hAnsiTheme="minorHAnsi"/>
            <w:b/>
          </w:rPr>
        </w:rPrChange>
      </w:rPr>
      <w:t>7</w:t>
    </w:r>
  </w:p>
  <w:p w14:paraId="45CC4E79" w14:textId="77777777" w:rsidR="00B95A28" w:rsidRPr="0071320D" w:rsidRDefault="00B95A28" w:rsidP="007A4520">
    <w:pPr>
      <w:pStyle w:val="Header"/>
      <w:tabs>
        <w:tab w:val="clear" w:pos="8640"/>
      </w:tabs>
      <w:rPr>
        <w:rFonts w:asciiTheme="minorHAnsi" w:hAnsiTheme="minorHAnsi"/>
        <w:b/>
        <w:lang w:val="it-IT"/>
        <w:rPrChange w:id="31" w:author="NICO VOIGTLAENDER" w:date="2021-09-01T14:13:00Z">
          <w:rPr>
            <w:rFonts w:asciiTheme="minorHAnsi" w:hAnsiTheme="minorHAnsi"/>
            <w:b/>
          </w:rPr>
        </w:rPrChange>
      </w:rPr>
    </w:pPr>
    <w:r w:rsidRPr="0071320D">
      <w:rPr>
        <w:rFonts w:asciiTheme="minorHAnsi" w:hAnsiTheme="minorHAnsi"/>
        <w:b/>
        <w:lang w:val="it-IT"/>
        <w:rPrChange w:id="32" w:author="NICO VOIGTLAENDER" w:date="2021-09-01T14:13:00Z">
          <w:rPr>
            <w:rFonts w:asciiTheme="minorHAnsi" w:hAnsiTheme="minorHAnsi"/>
            <w:b/>
          </w:rPr>
        </w:rPrChange>
      </w:rPr>
      <w:t>MBA Program</w:t>
    </w:r>
    <w:r w:rsidRPr="0071320D">
      <w:rPr>
        <w:rFonts w:asciiTheme="minorHAnsi" w:hAnsiTheme="minorHAnsi"/>
        <w:b/>
        <w:lang w:val="it-IT"/>
        <w:rPrChange w:id="33" w:author="NICO VOIGTLAENDER" w:date="2021-09-01T14:13:00Z">
          <w:rPr>
            <w:rFonts w:asciiTheme="minorHAnsi" w:hAnsiTheme="minorHAnsi"/>
            <w:b/>
          </w:rPr>
        </w:rPrChange>
      </w:rPr>
      <w:tab/>
    </w:r>
    <w:r w:rsidRPr="0071320D">
      <w:rPr>
        <w:rFonts w:asciiTheme="minorHAnsi" w:hAnsiTheme="minorHAnsi"/>
        <w:b/>
        <w:lang w:val="it-IT"/>
        <w:rPrChange w:id="34" w:author="NICO VOIGTLAENDER" w:date="2021-09-01T14:13:00Z">
          <w:rPr>
            <w:rFonts w:asciiTheme="minorHAnsi" w:hAnsiTheme="minorHAnsi"/>
            <w:b/>
          </w:rPr>
        </w:rPrChange>
      </w:rPr>
      <w:tab/>
    </w:r>
    <w:r w:rsidR="0034041B" w:rsidRPr="0071320D">
      <w:rPr>
        <w:rFonts w:asciiTheme="minorHAnsi" w:hAnsiTheme="minorHAnsi"/>
        <w:b/>
        <w:lang w:val="it-IT"/>
        <w:rPrChange w:id="35" w:author="NICO VOIGTLAENDER" w:date="2021-09-01T14:13:00Z">
          <w:rPr>
            <w:rFonts w:asciiTheme="minorHAnsi" w:hAnsiTheme="minorHAnsi"/>
            <w:b/>
          </w:rPr>
        </w:rPrChange>
      </w:rPr>
      <w:tab/>
    </w:r>
    <w:r w:rsidR="0034041B" w:rsidRPr="0071320D">
      <w:rPr>
        <w:rFonts w:asciiTheme="minorHAnsi" w:hAnsiTheme="minorHAnsi"/>
        <w:b/>
        <w:lang w:val="it-IT"/>
        <w:rPrChange w:id="36" w:author="NICO VOIGTLAENDER" w:date="2021-09-01T14:13:00Z">
          <w:rPr>
            <w:rFonts w:asciiTheme="minorHAnsi" w:hAnsiTheme="minorHAnsi"/>
            <w:b/>
          </w:rPr>
        </w:rPrChange>
      </w:rPr>
      <w:tab/>
      <w:t xml:space="preserve">        </w:t>
    </w:r>
    <w:r w:rsidRPr="0071320D">
      <w:rPr>
        <w:rFonts w:asciiTheme="minorHAnsi" w:hAnsiTheme="minorHAnsi"/>
        <w:b/>
        <w:lang w:val="it-IT"/>
        <w:rPrChange w:id="37" w:author="NICO VOIGTLAENDER" w:date="2021-09-01T14:13:00Z">
          <w:rPr>
            <w:rFonts w:asciiTheme="minorHAnsi" w:hAnsiTheme="minorHAnsi"/>
            <w:b/>
          </w:rPr>
        </w:rPrChange>
      </w:rPr>
      <w:t>Manage</w:t>
    </w:r>
    <w:r w:rsidR="007A4520" w:rsidRPr="0071320D">
      <w:rPr>
        <w:rFonts w:asciiTheme="minorHAnsi" w:hAnsiTheme="minorHAnsi"/>
        <w:b/>
        <w:lang w:val="it-IT"/>
        <w:rPrChange w:id="38" w:author="NICO VOIGTLAENDER" w:date="2021-09-01T14:13:00Z">
          <w:rPr>
            <w:rFonts w:asciiTheme="minorHAnsi" w:hAnsiTheme="minorHAnsi"/>
            <w:b/>
          </w:rPr>
        </w:rPrChange>
      </w:rPr>
      <w:t xml:space="preserve">rial </w:t>
    </w:r>
    <w:r w:rsidRPr="0071320D">
      <w:rPr>
        <w:rFonts w:asciiTheme="minorHAnsi" w:hAnsiTheme="minorHAnsi"/>
        <w:b/>
        <w:lang w:val="it-IT"/>
        <w:rPrChange w:id="39" w:author="NICO VOIGTLAENDER" w:date="2021-09-01T14:13:00Z">
          <w:rPr>
            <w:rFonts w:asciiTheme="minorHAnsi" w:hAnsiTheme="minorHAnsi"/>
            <w:b/>
          </w:rPr>
        </w:rPrChange>
      </w:rPr>
      <w:t>Economics</w:t>
    </w:r>
  </w:p>
  <w:p w14:paraId="49EB5B9D" w14:textId="77777777" w:rsidR="006F725E" w:rsidRPr="0071320D" w:rsidRDefault="006F725E" w:rsidP="007A4520">
    <w:pPr>
      <w:pStyle w:val="Header"/>
      <w:tabs>
        <w:tab w:val="clear" w:pos="8640"/>
      </w:tabs>
      <w:rPr>
        <w:rFonts w:asciiTheme="minorHAnsi" w:hAnsiTheme="minorHAnsi"/>
        <w:b/>
        <w:lang w:val="it-IT"/>
        <w:rPrChange w:id="40" w:author="NICO VOIGTLAENDER" w:date="2021-09-01T14:13:00Z">
          <w:rPr>
            <w:rFonts w:asciiTheme="minorHAnsi" w:hAnsiTheme="minorHAnsi"/>
            <w:b/>
          </w:rPr>
        </w:rPrChang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292F"/>
    <w:multiLevelType w:val="hybridMultilevel"/>
    <w:tmpl w:val="6804D392"/>
    <w:lvl w:ilvl="0" w:tplc="2CC05058">
      <w:start w:val="1"/>
      <w:numFmt w:val="lowerLetter"/>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341033F"/>
    <w:multiLevelType w:val="multilevel"/>
    <w:tmpl w:val="ED160FDC"/>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53DE1"/>
    <w:multiLevelType w:val="hybridMultilevel"/>
    <w:tmpl w:val="2C7E4DBA"/>
    <w:lvl w:ilvl="0" w:tplc="00150409">
      <w:start w:val="1"/>
      <w:numFmt w:val="upperLetter"/>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 w15:restartNumberingAfterBreak="0">
    <w:nsid w:val="17351078"/>
    <w:multiLevelType w:val="hybridMultilevel"/>
    <w:tmpl w:val="0DA23E4A"/>
    <w:lvl w:ilvl="0" w:tplc="CAFEF4FC">
      <w:start w:val="1"/>
      <w:numFmt w:val="lowerLetter"/>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4" w15:restartNumberingAfterBreak="0">
    <w:nsid w:val="198D6877"/>
    <w:multiLevelType w:val="hybridMultilevel"/>
    <w:tmpl w:val="C4D0D2DC"/>
    <w:lvl w:ilvl="0" w:tplc="00150409">
      <w:start w:val="1"/>
      <w:numFmt w:val="upperLetter"/>
      <w:lvlText w:val="%1."/>
      <w:lvlJc w:val="left"/>
      <w:pPr>
        <w:tabs>
          <w:tab w:val="num" w:pos="990"/>
        </w:tabs>
        <w:ind w:left="990" w:hanging="360"/>
      </w:pPr>
      <w:rPr>
        <w:rFonts w:hint="default"/>
        <w:b w:val="0"/>
        <w:bCs w:val="0"/>
      </w:rPr>
    </w:lvl>
    <w:lvl w:ilvl="1" w:tplc="00190409">
      <w:start w:val="1"/>
      <w:numFmt w:val="lowerLetter"/>
      <w:lvlText w:val="%2."/>
      <w:lvlJc w:val="left"/>
      <w:pPr>
        <w:tabs>
          <w:tab w:val="num" w:pos="1710"/>
        </w:tabs>
        <w:ind w:left="1710" w:hanging="360"/>
      </w:pPr>
    </w:lvl>
    <w:lvl w:ilvl="2" w:tplc="001B0409" w:tentative="1">
      <w:start w:val="1"/>
      <w:numFmt w:val="lowerRoman"/>
      <w:lvlText w:val="%3."/>
      <w:lvlJc w:val="right"/>
      <w:pPr>
        <w:tabs>
          <w:tab w:val="num" w:pos="2430"/>
        </w:tabs>
        <w:ind w:left="2430" w:hanging="180"/>
      </w:pPr>
    </w:lvl>
    <w:lvl w:ilvl="3" w:tplc="000F0409" w:tentative="1">
      <w:start w:val="1"/>
      <w:numFmt w:val="decimal"/>
      <w:lvlText w:val="%4."/>
      <w:lvlJc w:val="left"/>
      <w:pPr>
        <w:tabs>
          <w:tab w:val="num" w:pos="3150"/>
        </w:tabs>
        <w:ind w:left="3150" w:hanging="360"/>
      </w:pPr>
    </w:lvl>
    <w:lvl w:ilvl="4" w:tplc="00190409" w:tentative="1">
      <w:start w:val="1"/>
      <w:numFmt w:val="lowerLetter"/>
      <w:lvlText w:val="%5."/>
      <w:lvlJc w:val="left"/>
      <w:pPr>
        <w:tabs>
          <w:tab w:val="num" w:pos="3870"/>
        </w:tabs>
        <w:ind w:left="3870" w:hanging="360"/>
      </w:pPr>
    </w:lvl>
    <w:lvl w:ilvl="5" w:tplc="001B0409" w:tentative="1">
      <w:start w:val="1"/>
      <w:numFmt w:val="lowerRoman"/>
      <w:lvlText w:val="%6."/>
      <w:lvlJc w:val="right"/>
      <w:pPr>
        <w:tabs>
          <w:tab w:val="num" w:pos="4590"/>
        </w:tabs>
        <w:ind w:left="4590" w:hanging="180"/>
      </w:pPr>
    </w:lvl>
    <w:lvl w:ilvl="6" w:tplc="000F0409" w:tentative="1">
      <w:start w:val="1"/>
      <w:numFmt w:val="decimal"/>
      <w:lvlText w:val="%7."/>
      <w:lvlJc w:val="left"/>
      <w:pPr>
        <w:tabs>
          <w:tab w:val="num" w:pos="5310"/>
        </w:tabs>
        <w:ind w:left="5310" w:hanging="360"/>
      </w:pPr>
    </w:lvl>
    <w:lvl w:ilvl="7" w:tplc="00190409" w:tentative="1">
      <w:start w:val="1"/>
      <w:numFmt w:val="lowerLetter"/>
      <w:lvlText w:val="%8."/>
      <w:lvlJc w:val="left"/>
      <w:pPr>
        <w:tabs>
          <w:tab w:val="num" w:pos="6030"/>
        </w:tabs>
        <w:ind w:left="6030" w:hanging="360"/>
      </w:pPr>
    </w:lvl>
    <w:lvl w:ilvl="8" w:tplc="001B0409" w:tentative="1">
      <w:start w:val="1"/>
      <w:numFmt w:val="lowerRoman"/>
      <w:lvlText w:val="%9."/>
      <w:lvlJc w:val="right"/>
      <w:pPr>
        <w:tabs>
          <w:tab w:val="num" w:pos="6750"/>
        </w:tabs>
        <w:ind w:left="6750" w:hanging="180"/>
      </w:pPr>
    </w:lvl>
  </w:abstractNum>
  <w:abstractNum w:abstractNumId="5" w15:restartNumberingAfterBreak="0">
    <w:nsid w:val="1A4210C0"/>
    <w:multiLevelType w:val="hybridMultilevel"/>
    <w:tmpl w:val="EAFC677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B930CDE"/>
    <w:multiLevelType w:val="multilevel"/>
    <w:tmpl w:val="F2DC9E1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215BCF"/>
    <w:multiLevelType w:val="multilevel"/>
    <w:tmpl w:val="ED160FDC"/>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E3607"/>
    <w:multiLevelType w:val="multilevel"/>
    <w:tmpl w:val="B9DEFAA6"/>
    <w:lvl w:ilvl="0">
      <w:start w:val="1"/>
      <w:numFmt w:val="decimal"/>
      <w:lvlText w:val="%1."/>
      <w:lvlJc w:val="left"/>
      <w:pPr>
        <w:tabs>
          <w:tab w:val="num" w:pos="990"/>
        </w:tabs>
        <w:ind w:left="990" w:hanging="360"/>
      </w:pPr>
      <w:rPr>
        <w:rFonts w:hint="default"/>
        <w:b w:val="0"/>
        <w:bCs w:val="0"/>
      </w:rPr>
    </w:lvl>
    <w:lvl w:ilvl="1">
      <w:start w:val="1"/>
      <w:numFmt w:val="lowerLetter"/>
      <w:lvlText w:val="%2."/>
      <w:lvlJc w:val="left"/>
      <w:pPr>
        <w:tabs>
          <w:tab w:val="num" w:pos="1710"/>
        </w:tabs>
        <w:ind w:left="1710" w:hanging="360"/>
      </w:pPr>
    </w:lvl>
    <w:lvl w:ilvl="2">
      <w:start w:val="1"/>
      <w:numFmt w:val="lowerRoman"/>
      <w:lvlText w:val="%3."/>
      <w:lvlJc w:val="right"/>
      <w:pPr>
        <w:tabs>
          <w:tab w:val="num" w:pos="2430"/>
        </w:tabs>
        <w:ind w:left="2430" w:hanging="180"/>
      </w:pPr>
    </w:lvl>
    <w:lvl w:ilvl="3">
      <w:start w:val="1"/>
      <w:numFmt w:val="decimal"/>
      <w:lvlText w:val="%4."/>
      <w:lvlJc w:val="left"/>
      <w:pPr>
        <w:tabs>
          <w:tab w:val="num" w:pos="3150"/>
        </w:tabs>
        <w:ind w:left="3150" w:hanging="360"/>
      </w:pPr>
    </w:lvl>
    <w:lvl w:ilvl="4">
      <w:start w:val="1"/>
      <w:numFmt w:val="lowerLetter"/>
      <w:lvlText w:val="%5."/>
      <w:lvlJc w:val="left"/>
      <w:pPr>
        <w:tabs>
          <w:tab w:val="num" w:pos="3870"/>
        </w:tabs>
        <w:ind w:left="3870" w:hanging="360"/>
      </w:pPr>
    </w:lvl>
    <w:lvl w:ilvl="5">
      <w:start w:val="1"/>
      <w:numFmt w:val="lowerRoman"/>
      <w:lvlText w:val="%6."/>
      <w:lvlJc w:val="right"/>
      <w:pPr>
        <w:tabs>
          <w:tab w:val="num" w:pos="4590"/>
        </w:tabs>
        <w:ind w:left="4590" w:hanging="180"/>
      </w:pPr>
    </w:lvl>
    <w:lvl w:ilvl="6">
      <w:start w:val="1"/>
      <w:numFmt w:val="decimal"/>
      <w:lvlText w:val="%7."/>
      <w:lvlJc w:val="left"/>
      <w:pPr>
        <w:tabs>
          <w:tab w:val="num" w:pos="5310"/>
        </w:tabs>
        <w:ind w:left="5310" w:hanging="360"/>
      </w:pPr>
    </w:lvl>
    <w:lvl w:ilvl="7">
      <w:start w:val="1"/>
      <w:numFmt w:val="lowerLetter"/>
      <w:lvlText w:val="%8."/>
      <w:lvlJc w:val="left"/>
      <w:pPr>
        <w:tabs>
          <w:tab w:val="num" w:pos="6030"/>
        </w:tabs>
        <w:ind w:left="6030" w:hanging="360"/>
      </w:pPr>
    </w:lvl>
    <w:lvl w:ilvl="8">
      <w:start w:val="1"/>
      <w:numFmt w:val="lowerRoman"/>
      <w:lvlText w:val="%9."/>
      <w:lvlJc w:val="right"/>
      <w:pPr>
        <w:tabs>
          <w:tab w:val="num" w:pos="6750"/>
        </w:tabs>
        <w:ind w:left="6750" w:hanging="180"/>
      </w:pPr>
    </w:lvl>
  </w:abstractNum>
  <w:abstractNum w:abstractNumId="9" w15:restartNumberingAfterBreak="0">
    <w:nsid w:val="21E51030"/>
    <w:multiLevelType w:val="hybridMultilevel"/>
    <w:tmpl w:val="A57E7408"/>
    <w:lvl w:ilvl="0" w:tplc="00150409">
      <w:start w:val="1"/>
      <w:numFmt w:val="upp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0" w15:restartNumberingAfterBreak="0">
    <w:nsid w:val="2ABE7DB1"/>
    <w:multiLevelType w:val="hybridMultilevel"/>
    <w:tmpl w:val="99528E7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D7651E0"/>
    <w:multiLevelType w:val="hybridMultilevel"/>
    <w:tmpl w:val="81CAC98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342369A"/>
    <w:multiLevelType w:val="hybridMultilevel"/>
    <w:tmpl w:val="A6E2DDAE"/>
    <w:lvl w:ilvl="0" w:tplc="2D14EB86">
      <w:start w:val="1"/>
      <w:numFmt w:val="decimal"/>
      <w:lvlText w:val="%1."/>
      <w:lvlJc w:val="left"/>
      <w:pPr>
        <w:tabs>
          <w:tab w:val="num" w:pos="1080"/>
        </w:tabs>
        <w:ind w:left="1080" w:hanging="7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3" w15:restartNumberingAfterBreak="0">
    <w:nsid w:val="39511E79"/>
    <w:multiLevelType w:val="multilevel"/>
    <w:tmpl w:val="6D48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003E0A"/>
    <w:multiLevelType w:val="hybridMultilevel"/>
    <w:tmpl w:val="D7C0969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FDC18D1"/>
    <w:multiLevelType w:val="hybridMultilevel"/>
    <w:tmpl w:val="A5622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2D2217"/>
    <w:multiLevelType w:val="hybridMultilevel"/>
    <w:tmpl w:val="A35C74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2E59A9"/>
    <w:multiLevelType w:val="multilevel"/>
    <w:tmpl w:val="ECE4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A36D07"/>
    <w:multiLevelType w:val="hybridMultilevel"/>
    <w:tmpl w:val="03FC3188"/>
    <w:lvl w:ilvl="0" w:tplc="00150409">
      <w:start w:val="1"/>
      <w:numFmt w:val="upp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9" w15:restartNumberingAfterBreak="0">
    <w:nsid w:val="547302F9"/>
    <w:multiLevelType w:val="hybridMultilevel"/>
    <w:tmpl w:val="8B861EC4"/>
    <w:lvl w:ilvl="0" w:tplc="095EAF5A">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2909AE"/>
    <w:multiLevelType w:val="hybridMultilevel"/>
    <w:tmpl w:val="2ECA526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A86D0C"/>
    <w:multiLevelType w:val="hybridMultilevel"/>
    <w:tmpl w:val="503EACC8"/>
    <w:lvl w:ilvl="0" w:tplc="2A0A1E0C">
      <w:start w:val="4"/>
      <w:numFmt w:val="upperLetter"/>
      <w:lvlText w:val="%1."/>
      <w:lvlJc w:val="left"/>
      <w:pPr>
        <w:tabs>
          <w:tab w:val="num" w:pos="540"/>
        </w:tabs>
        <w:ind w:left="540" w:hanging="360"/>
      </w:pPr>
      <w:rPr>
        <w:rFonts w:hint="default"/>
      </w:rPr>
    </w:lvl>
    <w:lvl w:ilvl="1" w:tplc="00190409" w:tentative="1">
      <w:start w:val="1"/>
      <w:numFmt w:val="lowerLetter"/>
      <w:lvlText w:val="%2."/>
      <w:lvlJc w:val="left"/>
      <w:pPr>
        <w:tabs>
          <w:tab w:val="num" w:pos="1260"/>
        </w:tabs>
        <w:ind w:left="1260" w:hanging="360"/>
      </w:pPr>
    </w:lvl>
    <w:lvl w:ilvl="2" w:tplc="001B0409" w:tentative="1">
      <w:start w:val="1"/>
      <w:numFmt w:val="lowerRoman"/>
      <w:lvlText w:val="%3."/>
      <w:lvlJc w:val="right"/>
      <w:pPr>
        <w:tabs>
          <w:tab w:val="num" w:pos="1980"/>
        </w:tabs>
        <w:ind w:left="1980" w:hanging="180"/>
      </w:pPr>
    </w:lvl>
    <w:lvl w:ilvl="3" w:tplc="000F0409" w:tentative="1">
      <w:start w:val="1"/>
      <w:numFmt w:val="decimal"/>
      <w:lvlText w:val="%4."/>
      <w:lvlJc w:val="left"/>
      <w:pPr>
        <w:tabs>
          <w:tab w:val="num" w:pos="2700"/>
        </w:tabs>
        <w:ind w:left="2700" w:hanging="360"/>
      </w:pPr>
    </w:lvl>
    <w:lvl w:ilvl="4" w:tplc="00190409" w:tentative="1">
      <w:start w:val="1"/>
      <w:numFmt w:val="lowerLetter"/>
      <w:lvlText w:val="%5."/>
      <w:lvlJc w:val="left"/>
      <w:pPr>
        <w:tabs>
          <w:tab w:val="num" w:pos="3420"/>
        </w:tabs>
        <w:ind w:left="3420" w:hanging="360"/>
      </w:pPr>
    </w:lvl>
    <w:lvl w:ilvl="5" w:tplc="001B0409" w:tentative="1">
      <w:start w:val="1"/>
      <w:numFmt w:val="lowerRoman"/>
      <w:lvlText w:val="%6."/>
      <w:lvlJc w:val="right"/>
      <w:pPr>
        <w:tabs>
          <w:tab w:val="num" w:pos="4140"/>
        </w:tabs>
        <w:ind w:left="4140" w:hanging="180"/>
      </w:pPr>
    </w:lvl>
    <w:lvl w:ilvl="6" w:tplc="000F0409" w:tentative="1">
      <w:start w:val="1"/>
      <w:numFmt w:val="decimal"/>
      <w:lvlText w:val="%7."/>
      <w:lvlJc w:val="left"/>
      <w:pPr>
        <w:tabs>
          <w:tab w:val="num" w:pos="4860"/>
        </w:tabs>
        <w:ind w:left="4860" w:hanging="360"/>
      </w:pPr>
    </w:lvl>
    <w:lvl w:ilvl="7" w:tplc="00190409" w:tentative="1">
      <w:start w:val="1"/>
      <w:numFmt w:val="lowerLetter"/>
      <w:lvlText w:val="%8."/>
      <w:lvlJc w:val="left"/>
      <w:pPr>
        <w:tabs>
          <w:tab w:val="num" w:pos="5580"/>
        </w:tabs>
        <w:ind w:left="5580" w:hanging="360"/>
      </w:pPr>
    </w:lvl>
    <w:lvl w:ilvl="8" w:tplc="001B0409" w:tentative="1">
      <w:start w:val="1"/>
      <w:numFmt w:val="lowerRoman"/>
      <w:lvlText w:val="%9."/>
      <w:lvlJc w:val="right"/>
      <w:pPr>
        <w:tabs>
          <w:tab w:val="num" w:pos="6300"/>
        </w:tabs>
        <w:ind w:left="6300" w:hanging="180"/>
      </w:pPr>
    </w:lvl>
  </w:abstractNum>
  <w:abstractNum w:abstractNumId="22" w15:restartNumberingAfterBreak="0">
    <w:nsid w:val="664A7B9D"/>
    <w:multiLevelType w:val="hybridMultilevel"/>
    <w:tmpl w:val="28B88700"/>
    <w:lvl w:ilvl="0" w:tplc="00150409">
      <w:start w:val="1"/>
      <w:numFmt w:val="upperLetter"/>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3" w15:restartNumberingAfterBreak="0">
    <w:nsid w:val="6BAE3E16"/>
    <w:multiLevelType w:val="multilevel"/>
    <w:tmpl w:val="49A0D30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EC54DFD"/>
    <w:multiLevelType w:val="hybridMultilevel"/>
    <w:tmpl w:val="419EB5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DC2AC8"/>
    <w:multiLevelType w:val="multilevel"/>
    <w:tmpl w:val="9D3EC132"/>
    <w:lvl w:ilvl="0">
      <w:start w:val="1"/>
      <w:numFmt w:val="decimal"/>
      <w:lvlText w:val="%1."/>
      <w:lvlJc w:val="left"/>
      <w:pPr>
        <w:tabs>
          <w:tab w:val="num" w:pos="720"/>
        </w:tabs>
        <w:ind w:left="720" w:hanging="360"/>
      </w:pPr>
      <w:rPr>
        <w:rFonts w:hint="default"/>
        <w:b/>
        <w:bC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75B863B5"/>
    <w:multiLevelType w:val="hybridMultilevel"/>
    <w:tmpl w:val="C4C41492"/>
    <w:lvl w:ilvl="0" w:tplc="095EAF5A">
      <w:start w:val="1"/>
      <w:numFmt w:val="lowerLetter"/>
      <w:lvlText w:val="%1."/>
      <w:lvlJc w:val="left"/>
      <w:pPr>
        <w:ind w:left="720" w:hanging="360"/>
      </w:pPr>
      <w:rPr>
        <w:rFonts w:hint="default"/>
        <w:sz w:val="24"/>
        <w:szCs w:val="24"/>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7" w15:restartNumberingAfterBreak="0">
    <w:nsid w:val="77CB76BF"/>
    <w:multiLevelType w:val="multilevel"/>
    <w:tmpl w:val="A35C741A"/>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9DE7D61"/>
    <w:multiLevelType w:val="hybridMultilevel"/>
    <w:tmpl w:val="3FE6E482"/>
    <w:lvl w:ilvl="0" w:tplc="5CA0D1CC">
      <w:numFmt w:val="bullet"/>
      <w:lvlText w:val="-"/>
      <w:lvlJc w:val="left"/>
      <w:pPr>
        <w:ind w:left="720" w:hanging="360"/>
      </w:pPr>
      <w:rPr>
        <w:rFonts w:ascii="Georgia" w:eastAsia="Times New Roman" w:hAnsi="Georgi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096634254">
    <w:abstractNumId w:val="4"/>
  </w:num>
  <w:num w:numId="2" w16cid:durableId="1691226648">
    <w:abstractNumId w:val="25"/>
  </w:num>
  <w:num w:numId="3" w16cid:durableId="1557008917">
    <w:abstractNumId w:val="8"/>
  </w:num>
  <w:num w:numId="4" w16cid:durableId="831794297">
    <w:abstractNumId w:val="2"/>
  </w:num>
  <w:num w:numId="5" w16cid:durableId="942883048">
    <w:abstractNumId w:val="12"/>
  </w:num>
  <w:num w:numId="6" w16cid:durableId="701246498">
    <w:abstractNumId w:val="26"/>
  </w:num>
  <w:num w:numId="7" w16cid:durableId="1472987309">
    <w:abstractNumId w:val="9"/>
  </w:num>
  <w:num w:numId="8" w16cid:durableId="1618833173">
    <w:abstractNumId w:val="22"/>
  </w:num>
  <w:num w:numId="9" w16cid:durableId="988097021">
    <w:abstractNumId w:val="18"/>
  </w:num>
  <w:num w:numId="10" w16cid:durableId="3898784">
    <w:abstractNumId w:val="21"/>
  </w:num>
  <w:num w:numId="11" w16cid:durableId="643317807">
    <w:abstractNumId w:val="11"/>
  </w:num>
  <w:num w:numId="12" w16cid:durableId="2029520627">
    <w:abstractNumId w:val="15"/>
  </w:num>
  <w:num w:numId="13" w16cid:durableId="472989673">
    <w:abstractNumId w:val="14"/>
  </w:num>
  <w:num w:numId="14" w16cid:durableId="17525779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78138533">
    <w:abstractNumId w:val="16"/>
  </w:num>
  <w:num w:numId="16" w16cid:durableId="414282221">
    <w:abstractNumId w:val="5"/>
  </w:num>
  <w:num w:numId="17" w16cid:durableId="848714407">
    <w:abstractNumId w:val="27"/>
  </w:num>
  <w:num w:numId="18" w16cid:durableId="1942378159">
    <w:abstractNumId w:val="19"/>
  </w:num>
  <w:num w:numId="19" w16cid:durableId="967200741">
    <w:abstractNumId w:val="3"/>
  </w:num>
  <w:num w:numId="20" w16cid:durableId="1126701371">
    <w:abstractNumId w:val="24"/>
  </w:num>
  <w:num w:numId="21" w16cid:durableId="1810245617">
    <w:abstractNumId w:val="17"/>
  </w:num>
  <w:num w:numId="22" w16cid:durableId="14238329">
    <w:abstractNumId w:val="13"/>
  </w:num>
  <w:num w:numId="23" w16cid:durableId="191113069">
    <w:abstractNumId w:val="20"/>
  </w:num>
  <w:num w:numId="24" w16cid:durableId="861746220">
    <w:abstractNumId w:val="23"/>
  </w:num>
  <w:num w:numId="25" w16cid:durableId="441799631">
    <w:abstractNumId w:val="7"/>
  </w:num>
  <w:num w:numId="26" w16cid:durableId="112671036">
    <w:abstractNumId w:val="28"/>
  </w:num>
  <w:num w:numId="27" w16cid:durableId="1804343524">
    <w:abstractNumId w:val="10"/>
  </w:num>
  <w:num w:numId="28" w16cid:durableId="21406130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880310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22084162">
    <w:abstractNumId w:val="1"/>
  </w:num>
  <w:num w:numId="31" w16cid:durableId="1441997589">
    <w:abstractNumId w:val="6"/>
  </w:num>
  <w:num w:numId="32" w16cid:durableId="3797429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 Voigtländer">
    <w15:presenceInfo w15:providerId="None" w15:userId="Nico Voigtländer"/>
  </w15:person>
  <w15:person w15:author="NICO VOIGTLAENDER">
    <w15:presenceInfo w15:providerId="AD" w15:userId="S-1-5-21-1914341619-2963887621-4192079504-115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120"/>
  <w:displayHorizontalDrawingGridEvery w:val="0"/>
  <w:displayVerticalDrawingGridEvery w:val="0"/>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334"/>
    <w:rsid w:val="00007334"/>
    <w:rsid w:val="00017E6A"/>
    <w:rsid w:val="00033102"/>
    <w:rsid w:val="00035174"/>
    <w:rsid w:val="00042455"/>
    <w:rsid w:val="000458EC"/>
    <w:rsid w:val="00053429"/>
    <w:rsid w:val="00053DFA"/>
    <w:rsid w:val="00062692"/>
    <w:rsid w:val="00063B25"/>
    <w:rsid w:val="00072BE4"/>
    <w:rsid w:val="000A246C"/>
    <w:rsid w:val="000A3134"/>
    <w:rsid w:val="000B0F6C"/>
    <w:rsid w:val="000B67C8"/>
    <w:rsid w:val="000C4A0B"/>
    <w:rsid w:val="000C670D"/>
    <w:rsid w:val="000D37ED"/>
    <w:rsid w:val="000D443A"/>
    <w:rsid w:val="000E3519"/>
    <w:rsid w:val="00103FE8"/>
    <w:rsid w:val="00117147"/>
    <w:rsid w:val="00123FD1"/>
    <w:rsid w:val="0013470C"/>
    <w:rsid w:val="00135E01"/>
    <w:rsid w:val="001372CA"/>
    <w:rsid w:val="0015568D"/>
    <w:rsid w:val="00167052"/>
    <w:rsid w:val="001821A1"/>
    <w:rsid w:val="00185F5A"/>
    <w:rsid w:val="00191B30"/>
    <w:rsid w:val="001934DD"/>
    <w:rsid w:val="001A4713"/>
    <w:rsid w:val="001B7C49"/>
    <w:rsid w:val="001C46D5"/>
    <w:rsid w:val="001D088C"/>
    <w:rsid w:val="001D231F"/>
    <w:rsid w:val="001D54FF"/>
    <w:rsid w:val="001E3196"/>
    <w:rsid w:val="001E593C"/>
    <w:rsid w:val="001E745E"/>
    <w:rsid w:val="001E785D"/>
    <w:rsid w:val="001F563A"/>
    <w:rsid w:val="002022D4"/>
    <w:rsid w:val="002054D6"/>
    <w:rsid w:val="00205BD7"/>
    <w:rsid w:val="00212BA1"/>
    <w:rsid w:val="00215516"/>
    <w:rsid w:val="00231536"/>
    <w:rsid w:val="002317C1"/>
    <w:rsid w:val="0023300C"/>
    <w:rsid w:val="00236F6C"/>
    <w:rsid w:val="00241796"/>
    <w:rsid w:val="002453DE"/>
    <w:rsid w:val="00251170"/>
    <w:rsid w:val="00262AFF"/>
    <w:rsid w:val="00280B17"/>
    <w:rsid w:val="002857C2"/>
    <w:rsid w:val="00293AF5"/>
    <w:rsid w:val="002B0BBE"/>
    <w:rsid w:val="002B7679"/>
    <w:rsid w:val="002C2290"/>
    <w:rsid w:val="002C787C"/>
    <w:rsid w:val="002C7CFE"/>
    <w:rsid w:val="002E1C81"/>
    <w:rsid w:val="002F0545"/>
    <w:rsid w:val="002F2A2C"/>
    <w:rsid w:val="002F7092"/>
    <w:rsid w:val="00304FF1"/>
    <w:rsid w:val="00306838"/>
    <w:rsid w:val="00311B40"/>
    <w:rsid w:val="003120D3"/>
    <w:rsid w:val="00316E14"/>
    <w:rsid w:val="00336DB9"/>
    <w:rsid w:val="0034041B"/>
    <w:rsid w:val="003410B1"/>
    <w:rsid w:val="0034478E"/>
    <w:rsid w:val="003539BE"/>
    <w:rsid w:val="00353CA5"/>
    <w:rsid w:val="003546CD"/>
    <w:rsid w:val="00355C11"/>
    <w:rsid w:val="00355D47"/>
    <w:rsid w:val="003565A6"/>
    <w:rsid w:val="003614F4"/>
    <w:rsid w:val="0037679D"/>
    <w:rsid w:val="00376BF0"/>
    <w:rsid w:val="00383C25"/>
    <w:rsid w:val="00385B01"/>
    <w:rsid w:val="003A74ED"/>
    <w:rsid w:val="003B22CA"/>
    <w:rsid w:val="003C1DA5"/>
    <w:rsid w:val="003C3111"/>
    <w:rsid w:val="003D3DED"/>
    <w:rsid w:val="003D6D42"/>
    <w:rsid w:val="003D7F8D"/>
    <w:rsid w:val="003E23B1"/>
    <w:rsid w:val="003E4FED"/>
    <w:rsid w:val="003E63A5"/>
    <w:rsid w:val="003F1727"/>
    <w:rsid w:val="003F4AC8"/>
    <w:rsid w:val="0040213C"/>
    <w:rsid w:val="00406F85"/>
    <w:rsid w:val="004114B9"/>
    <w:rsid w:val="004116D2"/>
    <w:rsid w:val="00416890"/>
    <w:rsid w:val="00416CC8"/>
    <w:rsid w:val="00427612"/>
    <w:rsid w:val="004325EB"/>
    <w:rsid w:val="0043620A"/>
    <w:rsid w:val="00437B16"/>
    <w:rsid w:val="0044073A"/>
    <w:rsid w:val="00441FAE"/>
    <w:rsid w:val="0044220F"/>
    <w:rsid w:val="004440DF"/>
    <w:rsid w:val="00445BB4"/>
    <w:rsid w:val="00447312"/>
    <w:rsid w:val="00452FF0"/>
    <w:rsid w:val="00455668"/>
    <w:rsid w:val="00475C56"/>
    <w:rsid w:val="0048334C"/>
    <w:rsid w:val="00485275"/>
    <w:rsid w:val="004857B1"/>
    <w:rsid w:val="004909F2"/>
    <w:rsid w:val="004A1B38"/>
    <w:rsid w:val="004A20E6"/>
    <w:rsid w:val="004A6169"/>
    <w:rsid w:val="004B1980"/>
    <w:rsid w:val="004D063C"/>
    <w:rsid w:val="004D51A2"/>
    <w:rsid w:val="004E1D05"/>
    <w:rsid w:val="004E3615"/>
    <w:rsid w:val="004E702F"/>
    <w:rsid w:val="004E7447"/>
    <w:rsid w:val="004F330B"/>
    <w:rsid w:val="004F59D9"/>
    <w:rsid w:val="004F5BA7"/>
    <w:rsid w:val="00513F78"/>
    <w:rsid w:val="0051485F"/>
    <w:rsid w:val="005176BF"/>
    <w:rsid w:val="0053381D"/>
    <w:rsid w:val="00535F4E"/>
    <w:rsid w:val="00537318"/>
    <w:rsid w:val="00542670"/>
    <w:rsid w:val="00552A0B"/>
    <w:rsid w:val="00553828"/>
    <w:rsid w:val="0055449C"/>
    <w:rsid w:val="005554F1"/>
    <w:rsid w:val="00562B87"/>
    <w:rsid w:val="00571346"/>
    <w:rsid w:val="005750EF"/>
    <w:rsid w:val="00575A29"/>
    <w:rsid w:val="00576688"/>
    <w:rsid w:val="005844D3"/>
    <w:rsid w:val="00585E63"/>
    <w:rsid w:val="005A00DE"/>
    <w:rsid w:val="005B2111"/>
    <w:rsid w:val="005C41E0"/>
    <w:rsid w:val="005C4207"/>
    <w:rsid w:val="005D1FC2"/>
    <w:rsid w:val="005D65EA"/>
    <w:rsid w:val="005D66BD"/>
    <w:rsid w:val="005E1589"/>
    <w:rsid w:val="005F061E"/>
    <w:rsid w:val="005F0A28"/>
    <w:rsid w:val="005F15AD"/>
    <w:rsid w:val="005F3B09"/>
    <w:rsid w:val="005F52E3"/>
    <w:rsid w:val="005F544F"/>
    <w:rsid w:val="00605DC6"/>
    <w:rsid w:val="00611BE7"/>
    <w:rsid w:val="006143F3"/>
    <w:rsid w:val="0061495C"/>
    <w:rsid w:val="006200FB"/>
    <w:rsid w:val="00621A3D"/>
    <w:rsid w:val="0062357B"/>
    <w:rsid w:val="00641F93"/>
    <w:rsid w:val="00643B71"/>
    <w:rsid w:val="006844D1"/>
    <w:rsid w:val="00686C25"/>
    <w:rsid w:val="00695979"/>
    <w:rsid w:val="00696FC6"/>
    <w:rsid w:val="006A0F1B"/>
    <w:rsid w:val="006A4678"/>
    <w:rsid w:val="006A496C"/>
    <w:rsid w:val="006A4CDD"/>
    <w:rsid w:val="006A4F2A"/>
    <w:rsid w:val="006B07F3"/>
    <w:rsid w:val="006C0752"/>
    <w:rsid w:val="006D319C"/>
    <w:rsid w:val="006D401B"/>
    <w:rsid w:val="006D6FD6"/>
    <w:rsid w:val="006E4F06"/>
    <w:rsid w:val="006F725E"/>
    <w:rsid w:val="0070276F"/>
    <w:rsid w:val="0071320D"/>
    <w:rsid w:val="00730E76"/>
    <w:rsid w:val="00732648"/>
    <w:rsid w:val="00732708"/>
    <w:rsid w:val="007409A8"/>
    <w:rsid w:val="00744072"/>
    <w:rsid w:val="00763890"/>
    <w:rsid w:val="00764186"/>
    <w:rsid w:val="007711A7"/>
    <w:rsid w:val="007718BB"/>
    <w:rsid w:val="007865F2"/>
    <w:rsid w:val="007A1490"/>
    <w:rsid w:val="007A4520"/>
    <w:rsid w:val="007B215C"/>
    <w:rsid w:val="007C4725"/>
    <w:rsid w:val="007D631E"/>
    <w:rsid w:val="007E0AF8"/>
    <w:rsid w:val="007F4FDC"/>
    <w:rsid w:val="00805493"/>
    <w:rsid w:val="00811C5D"/>
    <w:rsid w:val="00836762"/>
    <w:rsid w:val="00840636"/>
    <w:rsid w:val="00841A1E"/>
    <w:rsid w:val="0085414C"/>
    <w:rsid w:val="0085545B"/>
    <w:rsid w:val="00861A7A"/>
    <w:rsid w:val="008625E6"/>
    <w:rsid w:val="008712BB"/>
    <w:rsid w:val="00871F0F"/>
    <w:rsid w:val="00872D46"/>
    <w:rsid w:val="00882B16"/>
    <w:rsid w:val="00897E34"/>
    <w:rsid w:val="008A6CD7"/>
    <w:rsid w:val="008B4ED9"/>
    <w:rsid w:val="008B6367"/>
    <w:rsid w:val="008D38BD"/>
    <w:rsid w:val="008D6A8D"/>
    <w:rsid w:val="008E5DAE"/>
    <w:rsid w:val="009012EE"/>
    <w:rsid w:val="00903B93"/>
    <w:rsid w:val="0090585C"/>
    <w:rsid w:val="009124E3"/>
    <w:rsid w:val="0093071B"/>
    <w:rsid w:val="00941131"/>
    <w:rsid w:val="00945B0D"/>
    <w:rsid w:val="0094748A"/>
    <w:rsid w:val="00952862"/>
    <w:rsid w:val="00957597"/>
    <w:rsid w:val="0096326E"/>
    <w:rsid w:val="00971C33"/>
    <w:rsid w:val="009764E4"/>
    <w:rsid w:val="00977ECF"/>
    <w:rsid w:val="00986AA7"/>
    <w:rsid w:val="00992205"/>
    <w:rsid w:val="009977AD"/>
    <w:rsid w:val="009A0483"/>
    <w:rsid w:val="009A0FE8"/>
    <w:rsid w:val="009A24C6"/>
    <w:rsid w:val="009B66C3"/>
    <w:rsid w:val="009C50AF"/>
    <w:rsid w:val="009C7F0B"/>
    <w:rsid w:val="009D560F"/>
    <w:rsid w:val="009E7000"/>
    <w:rsid w:val="009F3A6C"/>
    <w:rsid w:val="00A07751"/>
    <w:rsid w:val="00A15878"/>
    <w:rsid w:val="00A16228"/>
    <w:rsid w:val="00A213CE"/>
    <w:rsid w:val="00A238B7"/>
    <w:rsid w:val="00A26C1F"/>
    <w:rsid w:val="00A3071E"/>
    <w:rsid w:val="00A36561"/>
    <w:rsid w:val="00A37BAC"/>
    <w:rsid w:val="00A41AEF"/>
    <w:rsid w:val="00A42ABB"/>
    <w:rsid w:val="00A46FDB"/>
    <w:rsid w:val="00A47529"/>
    <w:rsid w:val="00A509A6"/>
    <w:rsid w:val="00A50EAA"/>
    <w:rsid w:val="00A54FD8"/>
    <w:rsid w:val="00A65215"/>
    <w:rsid w:val="00A66A1D"/>
    <w:rsid w:val="00A738B5"/>
    <w:rsid w:val="00A75CA4"/>
    <w:rsid w:val="00A82E4B"/>
    <w:rsid w:val="00A8669B"/>
    <w:rsid w:val="00A870E1"/>
    <w:rsid w:val="00A926A5"/>
    <w:rsid w:val="00AA0206"/>
    <w:rsid w:val="00AA5410"/>
    <w:rsid w:val="00AB5B59"/>
    <w:rsid w:val="00AB7F6D"/>
    <w:rsid w:val="00AC1654"/>
    <w:rsid w:val="00AC6A58"/>
    <w:rsid w:val="00AD651C"/>
    <w:rsid w:val="00AE42F2"/>
    <w:rsid w:val="00AF2571"/>
    <w:rsid w:val="00AF6148"/>
    <w:rsid w:val="00B20877"/>
    <w:rsid w:val="00B21CB8"/>
    <w:rsid w:val="00B234F3"/>
    <w:rsid w:val="00B34D25"/>
    <w:rsid w:val="00B43F4C"/>
    <w:rsid w:val="00B453B5"/>
    <w:rsid w:val="00B50916"/>
    <w:rsid w:val="00B546F0"/>
    <w:rsid w:val="00B66108"/>
    <w:rsid w:val="00B6694B"/>
    <w:rsid w:val="00B82D5B"/>
    <w:rsid w:val="00B86E59"/>
    <w:rsid w:val="00B87BFA"/>
    <w:rsid w:val="00B9156D"/>
    <w:rsid w:val="00B95A28"/>
    <w:rsid w:val="00BA0936"/>
    <w:rsid w:val="00BB06D7"/>
    <w:rsid w:val="00BB3B1B"/>
    <w:rsid w:val="00BC68F8"/>
    <w:rsid w:val="00BD133A"/>
    <w:rsid w:val="00BE6CE5"/>
    <w:rsid w:val="00BF0475"/>
    <w:rsid w:val="00BF0DC3"/>
    <w:rsid w:val="00BF6380"/>
    <w:rsid w:val="00C06971"/>
    <w:rsid w:val="00C12FEF"/>
    <w:rsid w:val="00C155D0"/>
    <w:rsid w:val="00C24AB4"/>
    <w:rsid w:val="00C30F44"/>
    <w:rsid w:val="00C42D9D"/>
    <w:rsid w:val="00C52C7C"/>
    <w:rsid w:val="00C53FD4"/>
    <w:rsid w:val="00C6745C"/>
    <w:rsid w:val="00C7136C"/>
    <w:rsid w:val="00C741A7"/>
    <w:rsid w:val="00C76528"/>
    <w:rsid w:val="00C8229E"/>
    <w:rsid w:val="00C82FAD"/>
    <w:rsid w:val="00C869A5"/>
    <w:rsid w:val="00C95B66"/>
    <w:rsid w:val="00CA1683"/>
    <w:rsid w:val="00CA38E5"/>
    <w:rsid w:val="00CA6C74"/>
    <w:rsid w:val="00CA73FE"/>
    <w:rsid w:val="00CC1471"/>
    <w:rsid w:val="00CD47BE"/>
    <w:rsid w:val="00CD67EB"/>
    <w:rsid w:val="00CF5F72"/>
    <w:rsid w:val="00D02819"/>
    <w:rsid w:val="00D150B7"/>
    <w:rsid w:val="00D23372"/>
    <w:rsid w:val="00D33A00"/>
    <w:rsid w:val="00D36C86"/>
    <w:rsid w:val="00D45A25"/>
    <w:rsid w:val="00D535DE"/>
    <w:rsid w:val="00D62133"/>
    <w:rsid w:val="00D6450D"/>
    <w:rsid w:val="00D659E4"/>
    <w:rsid w:val="00D674AA"/>
    <w:rsid w:val="00D6767F"/>
    <w:rsid w:val="00D67AD8"/>
    <w:rsid w:val="00D7080C"/>
    <w:rsid w:val="00D712BC"/>
    <w:rsid w:val="00D748EB"/>
    <w:rsid w:val="00D779BC"/>
    <w:rsid w:val="00D80CEA"/>
    <w:rsid w:val="00D856FC"/>
    <w:rsid w:val="00D9378B"/>
    <w:rsid w:val="00D94621"/>
    <w:rsid w:val="00D94B57"/>
    <w:rsid w:val="00D9520D"/>
    <w:rsid w:val="00DA584D"/>
    <w:rsid w:val="00DA77CF"/>
    <w:rsid w:val="00DB0F16"/>
    <w:rsid w:val="00DB0F36"/>
    <w:rsid w:val="00DB538E"/>
    <w:rsid w:val="00DD3D66"/>
    <w:rsid w:val="00DF58B4"/>
    <w:rsid w:val="00E15B25"/>
    <w:rsid w:val="00E16BB9"/>
    <w:rsid w:val="00E3788C"/>
    <w:rsid w:val="00E4017A"/>
    <w:rsid w:val="00E474E7"/>
    <w:rsid w:val="00E50251"/>
    <w:rsid w:val="00E531BC"/>
    <w:rsid w:val="00E63169"/>
    <w:rsid w:val="00E761B2"/>
    <w:rsid w:val="00E77BA9"/>
    <w:rsid w:val="00E932AB"/>
    <w:rsid w:val="00E938E7"/>
    <w:rsid w:val="00E93BB6"/>
    <w:rsid w:val="00E97EEC"/>
    <w:rsid w:val="00EA1D27"/>
    <w:rsid w:val="00EA2EE7"/>
    <w:rsid w:val="00EA5150"/>
    <w:rsid w:val="00EB261C"/>
    <w:rsid w:val="00EB3798"/>
    <w:rsid w:val="00EB3D7D"/>
    <w:rsid w:val="00EB3E0C"/>
    <w:rsid w:val="00EC1A2E"/>
    <w:rsid w:val="00ED0806"/>
    <w:rsid w:val="00ED42A6"/>
    <w:rsid w:val="00ED4310"/>
    <w:rsid w:val="00ED4BC6"/>
    <w:rsid w:val="00ED782A"/>
    <w:rsid w:val="00EE1B06"/>
    <w:rsid w:val="00EE3A35"/>
    <w:rsid w:val="00EE6829"/>
    <w:rsid w:val="00EF3D12"/>
    <w:rsid w:val="00EF65AF"/>
    <w:rsid w:val="00F02BC9"/>
    <w:rsid w:val="00F03B08"/>
    <w:rsid w:val="00F03D29"/>
    <w:rsid w:val="00F14BD1"/>
    <w:rsid w:val="00F30A34"/>
    <w:rsid w:val="00F449E7"/>
    <w:rsid w:val="00F44D6D"/>
    <w:rsid w:val="00F46F67"/>
    <w:rsid w:val="00F52843"/>
    <w:rsid w:val="00F577AF"/>
    <w:rsid w:val="00F57954"/>
    <w:rsid w:val="00F6188A"/>
    <w:rsid w:val="00F71A25"/>
    <w:rsid w:val="00F77515"/>
    <w:rsid w:val="00F80E2E"/>
    <w:rsid w:val="00F8409E"/>
    <w:rsid w:val="00F87962"/>
    <w:rsid w:val="00F95D9A"/>
    <w:rsid w:val="00FA0B32"/>
    <w:rsid w:val="00FA64FA"/>
    <w:rsid w:val="00FA732F"/>
    <w:rsid w:val="00FB1F3F"/>
    <w:rsid w:val="00FC262E"/>
    <w:rsid w:val="00FC5B7E"/>
    <w:rsid w:val="00FD7D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815412"/>
  <w15:docId w15:val="{26D9EF08-B904-E64C-86D0-504D03D26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251"/>
    <w:rPr>
      <w:sz w:val="24"/>
      <w:szCs w:val="24"/>
    </w:rPr>
  </w:style>
  <w:style w:type="paragraph" w:styleId="Heading2">
    <w:name w:val="heading 2"/>
    <w:basedOn w:val="Normal"/>
    <w:next w:val="Normal"/>
    <w:link w:val="Heading2Char"/>
    <w:uiPriority w:val="99"/>
    <w:qFormat/>
    <w:rsid w:val="003E63A5"/>
    <w:pPr>
      <w:keepNext/>
      <w:spacing w:before="240" w:after="60"/>
      <w:outlineLvl w:val="1"/>
    </w:pPr>
    <w:rPr>
      <w:rFonts w:ascii="Times" w:hAnsi="Times" w:cs="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23372"/>
    <w:pPr>
      <w:tabs>
        <w:tab w:val="center" w:pos="4320"/>
        <w:tab w:val="right" w:pos="8640"/>
      </w:tabs>
    </w:pPr>
  </w:style>
  <w:style w:type="character" w:customStyle="1" w:styleId="HeaderChar">
    <w:name w:val="Header Char"/>
    <w:link w:val="Header"/>
    <w:uiPriority w:val="99"/>
    <w:rsid w:val="0093071B"/>
    <w:rPr>
      <w:sz w:val="24"/>
      <w:szCs w:val="24"/>
    </w:rPr>
  </w:style>
  <w:style w:type="paragraph" w:styleId="Footer">
    <w:name w:val="footer"/>
    <w:basedOn w:val="Normal"/>
    <w:link w:val="FooterChar"/>
    <w:uiPriority w:val="99"/>
    <w:rsid w:val="00D23372"/>
    <w:pPr>
      <w:tabs>
        <w:tab w:val="center" w:pos="4320"/>
        <w:tab w:val="right" w:pos="8640"/>
      </w:tabs>
    </w:pPr>
  </w:style>
  <w:style w:type="character" w:customStyle="1" w:styleId="FooterChar">
    <w:name w:val="Footer Char"/>
    <w:link w:val="Footer"/>
    <w:uiPriority w:val="99"/>
    <w:rsid w:val="0093071B"/>
    <w:rPr>
      <w:sz w:val="24"/>
      <w:szCs w:val="24"/>
    </w:rPr>
  </w:style>
  <w:style w:type="character" w:styleId="PageNumber">
    <w:name w:val="page number"/>
    <w:basedOn w:val="DefaultParagraphFont"/>
    <w:uiPriority w:val="99"/>
    <w:rsid w:val="00D23372"/>
  </w:style>
  <w:style w:type="paragraph" w:styleId="ListParagraph">
    <w:name w:val="List Paragraph"/>
    <w:basedOn w:val="Normal"/>
    <w:uiPriority w:val="99"/>
    <w:qFormat/>
    <w:rsid w:val="00BB3B1B"/>
    <w:pPr>
      <w:ind w:left="720"/>
      <w:contextualSpacing/>
    </w:pPr>
  </w:style>
  <w:style w:type="paragraph" w:styleId="PlainText">
    <w:name w:val="Plain Text"/>
    <w:basedOn w:val="Normal"/>
    <w:link w:val="PlainTextChar"/>
    <w:uiPriority w:val="99"/>
    <w:semiHidden/>
    <w:rsid w:val="00353CA5"/>
  </w:style>
  <w:style w:type="character" w:customStyle="1" w:styleId="PlainTextChar">
    <w:name w:val="Plain Text Char"/>
    <w:link w:val="PlainText"/>
    <w:uiPriority w:val="99"/>
    <w:semiHidden/>
    <w:rsid w:val="00353CA5"/>
    <w:rPr>
      <w:rFonts w:eastAsia="Times New Roman"/>
      <w:sz w:val="21"/>
      <w:szCs w:val="21"/>
    </w:rPr>
  </w:style>
  <w:style w:type="paragraph" w:customStyle="1" w:styleId="MCQList1">
    <w:name w:val="MCQ_List1"/>
    <w:basedOn w:val="Normal"/>
    <w:link w:val="MCQList1Char"/>
    <w:rsid w:val="003539BE"/>
    <w:pPr>
      <w:tabs>
        <w:tab w:val="left" w:pos="117"/>
      </w:tabs>
      <w:spacing w:before="200" w:after="60"/>
      <w:ind w:left="446" w:hanging="446"/>
      <w:outlineLvl w:val="2"/>
    </w:pPr>
    <w:rPr>
      <w:rFonts w:ascii="Times" w:hAnsi="Times"/>
      <w:b/>
      <w:bCs/>
      <w:iCs/>
      <w:sz w:val="22"/>
      <w:szCs w:val="20"/>
    </w:rPr>
  </w:style>
  <w:style w:type="character" w:customStyle="1" w:styleId="MCQList1Char">
    <w:name w:val="MCQ_List1 Char"/>
    <w:basedOn w:val="DefaultParagraphFont"/>
    <w:link w:val="MCQList1"/>
    <w:rsid w:val="003539BE"/>
    <w:rPr>
      <w:rFonts w:ascii="Times" w:hAnsi="Times"/>
      <w:b/>
      <w:bCs/>
      <w:iCs/>
      <w:sz w:val="22"/>
    </w:rPr>
  </w:style>
  <w:style w:type="paragraph" w:customStyle="1" w:styleId="MCQList2">
    <w:name w:val="MCQ_List2"/>
    <w:basedOn w:val="Normal"/>
    <w:rsid w:val="003539BE"/>
    <w:pPr>
      <w:spacing w:before="120" w:after="40"/>
      <w:ind w:left="806" w:hanging="360"/>
      <w:outlineLvl w:val="2"/>
    </w:pPr>
    <w:rPr>
      <w:rFonts w:ascii="Times" w:hAnsi="Times"/>
      <w:b/>
      <w:iCs/>
      <w:snapToGrid w:val="0"/>
      <w:sz w:val="22"/>
      <w:szCs w:val="20"/>
    </w:rPr>
  </w:style>
  <w:style w:type="character" w:styleId="CommentReference">
    <w:name w:val="annotation reference"/>
    <w:basedOn w:val="DefaultParagraphFont"/>
    <w:uiPriority w:val="99"/>
    <w:semiHidden/>
    <w:unhideWhenUsed/>
    <w:rsid w:val="002F7092"/>
    <w:rPr>
      <w:sz w:val="16"/>
      <w:szCs w:val="16"/>
    </w:rPr>
  </w:style>
  <w:style w:type="paragraph" w:styleId="CommentText">
    <w:name w:val="annotation text"/>
    <w:basedOn w:val="Normal"/>
    <w:link w:val="CommentTextChar"/>
    <w:uiPriority w:val="99"/>
    <w:unhideWhenUsed/>
    <w:rsid w:val="002F7092"/>
    <w:rPr>
      <w:sz w:val="20"/>
      <w:szCs w:val="20"/>
    </w:rPr>
  </w:style>
  <w:style w:type="character" w:customStyle="1" w:styleId="CommentTextChar">
    <w:name w:val="Comment Text Char"/>
    <w:basedOn w:val="DefaultParagraphFont"/>
    <w:link w:val="CommentText"/>
    <w:uiPriority w:val="99"/>
    <w:rsid w:val="002F7092"/>
  </w:style>
  <w:style w:type="paragraph" w:styleId="CommentSubject">
    <w:name w:val="annotation subject"/>
    <w:basedOn w:val="CommentText"/>
    <w:next w:val="CommentText"/>
    <w:link w:val="CommentSubjectChar"/>
    <w:uiPriority w:val="99"/>
    <w:semiHidden/>
    <w:unhideWhenUsed/>
    <w:rsid w:val="002F7092"/>
    <w:rPr>
      <w:b/>
      <w:bCs/>
    </w:rPr>
  </w:style>
  <w:style w:type="character" w:customStyle="1" w:styleId="CommentSubjectChar">
    <w:name w:val="Comment Subject Char"/>
    <w:basedOn w:val="CommentTextChar"/>
    <w:link w:val="CommentSubject"/>
    <w:uiPriority w:val="99"/>
    <w:semiHidden/>
    <w:rsid w:val="002F7092"/>
    <w:rPr>
      <w:b/>
      <w:bCs/>
    </w:rPr>
  </w:style>
  <w:style w:type="paragraph" w:styleId="BalloonText">
    <w:name w:val="Balloon Text"/>
    <w:basedOn w:val="Normal"/>
    <w:link w:val="BalloonTextChar"/>
    <w:uiPriority w:val="99"/>
    <w:semiHidden/>
    <w:unhideWhenUsed/>
    <w:rsid w:val="002F70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7092"/>
    <w:rPr>
      <w:rFonts w:ascii="Segoe UI" w:hAnsi="Segoe UI" w:cs="Segoe UI"/>
      <w:sz w:val="18"/>
      <w:szCs w:val="18"/>
    </w:rPr>
  </w:style>
  <w:style w:type="character" w:styleId="Hyperlink">
    <w:name w:val="Hyperlink"/>
    <w:basedOn w:val="DefaultParagraphFont"/>
    <w:uiPriority w:val="99"/>
    <w:unhideWhenUsed/>
    <w:rsid w:val="007F4FDC"/>
    <w:rPr>
      <w:color w:val="0000FF" w:themeColor="hyperlink"/>
      <w:u w:val="single"/>
    </w:rPr>
  </w:style>
  <w:style w:type="character" w:styleId="UnresolvedMention">
    <w:name w:val="Unresolved Mention"/>
    <w:basedOn w:val="DefaultParagraphFont"/>
    <w:uiPriority w:val="99"/>
    <w:semiHidden/>
    <w:unhideWhenUsed/>
    <w:rsid w:val="007F4FDC"/>
    <w:rPr>
      <w:color w:val="605E5C"/>
      <w:shd w:val="clear" w:color="auto" w:fill="E1DFDD"/>
    </w:rPr>
  </w:style>
  <w:style w:type="character" w:customStyle="1" w:styleId="il">
    <w:name w:val="il"/>
    <w:basedOn w:val="DefaultParagraphFont"/>
    <w:rsid w:val="000A3134"/>
  </w:style>
  <w:style w:type="character" w:customStyle="1" w:styleId="ListLabel1">
    <w:name w:val="ListLabel 1"/>
    <w:qFormat/>
    <w:rsid w:val="003E23B1"/>
    <w:rPr>
      <w:b w:val="0"/>
      <w:bCs w:val="0"/>
    </w:rPr>
  </w:style>
  <w:style w:type="character" w:styleId="FollowedHyperlink">
    <w:name w:val="FollowedHyperlink"/>
    <w:basedOn w:val="DefaultParagraphFont"/>
    <w:uiPriority w:val="99"/>
    <w:semiHidden/>
    <w:unhideWhenUsed/>
    <w:rsid w:val="004F5BA7"/>
    <w:rPr>
      <w:color w:val="800080" w:themeColor="followedHyperlink"/>
      <w:u w:val="single"/>
    </w:rPr>
  </w:style>
  <w:style w:type="character" w:customStyle="1" w:styleId="Heading2Char">
    <w:name w:val="Heading 2 Char"/>
    <w:basedOn w:val="DefaultParagraphFont"/>
    <w:link w:val="Heading2"/>
    <w:uiPriority w:val="99"/>
    <w:rsid w:val="003E63A5"/>
    <w:rPr>
      <w:rFonts w:ascii="Times" w:hAnsi="Times" w:cs="Times"/>
      <w:b/>
      <w:bCs/>
      <w:sz w:val="24"/>
      <w:szCs w:val="24"/>
    </w:rPr>
  </w:style>
  <w:style w:type="character" w:styleId="PlaceholderText">
    <w:name w:val="Placeholder Text"/>
    <w:basedOn w:val="DefaultParagraphFont"/>
    <w:uiPriority w:val="99"/>
    <w:semiHidden/>
    <w:rsid w:val="00336DB9"/>
    <w:rPr>
      <w:color w:val="808080"/>
    </w:rPr>
  </w:style>
  <w:style w:type="paragraph" w:styleId="Revision">
    <w:name w:val="Revision"/>
    <w:hidden/>
    <w:uiPriority w:val="99"/>
    <w:semiHidden/>
    <w:rsid w:val="005C41E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763419">
      <w:marLeft w:val="0"/>
      <w:marRight w:val="0"/>
      <w:marTop w:val="0"/>
      <w:marBottom w:val="0"/>
      <w:divBdr>
        <w:top w:val="none" w:sz="0" w:space="0" w:color="auto"/>
        <w:left w:val="none" w:sz="0" w:space="0" w:color="auto"/>
        <w:bottom w:val="none" w:sz="0" w:space="0" w:color="auto"/>
        <w:right w:val="none" w:sz="0" w:space="0" w:color="auto"/>
      </w:divBdr>
    </w:div>
    <w:div w:id="276763420">
      <w:marLeft w:val="0"/>
      <w:marRight w:val="0"/>
      <w:marTop w:val="0"/>
      <w:marBottom w:val="0"/>
      <w:divBdr>
        <w:top w:val="none" w:sz="0" w:space="0" w:color="auto"/>
        <w:left w:val="none" w:sz="0" w:space="0" w:color="auto"/>
        <w:bottom w:val="none" w:sz="0" w:space="0" w:color="auto"/>
        <w:right w:val="none" w:sz="0" w:space="0" w:color="auto"/>
      </w:divBdr>
    </w:div>
    <w:div w:id="297761430">
      <w:bodyDiv w:val="1"/>
      <w:marLeft w:val="0"/>
      <w:marRight w:val="0"/>
      <w:marTop w:val="0"/>
      <w:marBottom w:val="0"/>
      <w:divBdr>
        <w:top w:val="none" w:sz="0" w:space="0" w:color="auto"/>
        <w:left w:val="none" w:sz="0" w:space="0" w:color="auto"/>
        <w:bottom w:val="none" w:sz="0" w:space="0" w:color="auto"/>
        <w:right w:val="none" w:sz="0" w:space="0" w:color="auto"/>
      </w:divBdr>
    </w:div>
    <w:div w:id="425272645">
      <w:bodyDiv w:val="1"/>
      <w:marLeft w:val="0"/>
      <w:marRight w:val="0"/>
      <w:marTop w:val="0"/>
      <w:marBottom w:val="0"/>
      <w:divBdr>
        <w:top w:val="none" w:sz="0" w:space="0" w:color="auto"/>
        <w:left w:val="none" w:sz="0" w:space="0" w:color="auto"/>
        <w:bottom w:val="none" w:sz="0" w:space="0" w:color="auto"/>
        <w:right w:val="none" w:sz="0" w:space="0" w:color="auto"/>
      </w:divBdr>
    </w:div>
    <w:div w:id="820462304">
      <w:bodyDiv w:val="1"/>
      <w:marLeft w:val="0"/>
      <w:marRight w:val="0"/>
      <w:marTop w:val="0"/>
      <w:marBottom w:val="0"/>
      <w:divBdr>
        <w:top w:val="none" w:sz="0" w:space="0" w:color="auto"/>
        <w:left w:val="none" w:sz="0" w:space="0" w:color="auto"/>
        <w:bottom w:val="none" w:sz="0" w:space="0" w:color="auto"/>
        <w:right w:val="none" w:sz="0" w:space="0" w:color="auto"/>
      </w:divBdr>
    </w:div>
    <w:div w:id="1131286191">
      <w:bodyDiv w:val="1"/>
      <w:marLeft w:val="0"/>
      <w:marRight w:val="0"/>
      <w:marTop w:val="0"/>
      <w:marBottom w:val="0"/>
      <w:divBdr>
        <w:top w:val="none" w:sz="0" w:space="0" w:color="auto"/>
        <w:left w:val="none" w:sz="0" w:space="0" w:color="auto"/>
        <w:bottom w:val="none" w:sz="0" w:space="0" w:color="auto"/>
        <w:right w:val="none" w:sz="0" w:space="0" w:color="auto"/>
      </w:divBdr>
    </w:div>
    <w:div w:id="1179805802">
      <w:bodyDiv w:val="1"/>
      <w:marLeft w:val="0"/>
      <w:marRight w:val="0"/>
      <w:marTop w:val="0"/>
      <w:marBottom w:val="0"/>
      <w:divBdr>
        <w:top w:val="none" w:sz="0" w:space="0" w:color="auto"/>
        <w:left w:val="none" w:sz="0" w:space="0" w:color="auto"/>
        <w:bottom w:val="none" w:sz="0" w:space="0" w:color="auto"/>
        <w:right w:val="none" w:sz="0" w:space="0" w:color="auto"/>
      </w:divBdr>
    </w:div>
    <w:div w:id="1609044378">
      <w:bodyDiv w:val="1"/>
      <w:marLeft w:val="0"/>
      <w:marRight w:val="0"/>
      <w:marTop w:val="0"/>
      <w:marBottom w:val="0"/>
      <w:divBdr>
        <w:top w:val="none" w:sz="0" w:space="0" w:color="auto"/>
        <w:left w:val="none" w:sz="0" w:space="0" w:color="auto"/>
        <w:bottom w:val="none" w:sz="0" w:space="0" w:color="auto"/>
        <w:right w:val="none" w:sz="0" w:space="0" w:color="auto"/>
      </w:divBdr>
    </w:div>
    <w:div w:id="1846479565">
      <w:bodyDiv w:val="1"/>
      <w:marLeft w:val="0"/>
      <w:marRight w:val="0"/>
      <w:marTop w:val="0"/>
      <w:marBottom w:val="0"/>
      <w:divBdr>
        <w:top w:val="none" w:sz="0" w:space="0" w:color="auto"/>
        <w:left w:val="none" w:sz="0" w:space="0" w:color="auto"/>
        <w:bottom w:val="none" w:sz="0" w:space="0" w:color="auto"/>
        <w:right w:val="none" w:sz="0" w:space="0" w:color="auto"/>
      </w:divBdr>
    </w:div>
    <w:div w:id="1934626086">
      <w:bodyDiv w:val="1"/>
      <w:marLeft w:val="0"/>
      <w:marRight w:val="0"/>
      <w:marTop w:val="0"/>
      <w:marBottom w:val="0"/>
      <w:divBdr>
        <w:top w:val="none" w:sz="0" w:space="0" w:color="auto"/>
        <w:left w:val="none" w:sz="0" w:space="0" w:color="auto"/>
        <w:bottom w:val="none" w:sz="0" w:space="0" w:color="auto"/>
        <w:right w:val="none" w:sz="0" w:space="0" w:color="auto"/>
      </w:divBdr>
    </w:div>
    <w:div w:id="2083866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onetonline.org/find/all"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npr.org/2025/09/10/nx-s1-5534485/ai-onet-jobs-safe-list"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pr.org/2023/03/07/1161295820/how-barnes-noble-turned-a-page-expanding-for-the-first-time-in-years"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www.theverge.com/23642104/barnes-and-noble-amazon-bookshop-ecommerce-decoder-podcast"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485F1E7A-8B7C-409F-9B07-C2BA71579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6</Pages>
  <Words>1565</Words>
  <Characters>7984</Characters>
  <Application>Microsoft Office Word</Application>
  <DocSecurity>0</DocSecurity>
  <Lines>215</Lines>
  <Paragraphs>74</Paragraphs>
  <ScaleCrop>false</ScaleCrop>
  <HeadingPairs>
    <vt:vector size="2" baseType="variant">
      <vt:variant>
        <vt:lpstr>Title</vt:lpstr>
      </vt:variant>
      <vt:variant>
        <vt:i4>1</vt:i4>
      </vt:variant>
    </vt:vector>
  </HeadingPairs>
  <TitlesOfParts>
    <vt:vector size="1" baseType="lpstr">
      <vt:lpstr>Problem Set 4</vt:lpstr>
    </vt:vector>
  </TitlesOfParts>
  <Company>UCLA</Company>
  <LinksUpToDate>false</LinksUpToDate>
  <CharactersWithSpaces>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Set 4</dc:title>
  <dc:creator>Victor Tabbush</dc:creator>
  <cp:lastModifiedBy>Nico Voigtländer</cp:lastModifiedBy>
  <cp:revision>4</cp:revision>
  <cp:lastPrinted>2012-06-13T21:29:00Z</cp:lastPrinted>
  <dcterms:created xsi:type="dcterms:W3CDTF">2025-11-12T02:49:00Z</dcterms:created>
  <dcterms:modified xsi:type="dcterms:W3CDTF">2025-11-27T16:26:00Z</dcterms:modified>
</cp:coreProperties>
</file>